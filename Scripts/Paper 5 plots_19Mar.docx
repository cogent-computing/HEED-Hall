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F60EC2" w14:textId="27D0A084" w:rsidR="00B7381E" w:rsidRPr="00243645" w:rsidRDefault="00B7381E" w:rsidP="00B43F6F">
      <w:pPr>
        <w:jc w:val="center"/>
        <w:rPr>
          <w:sz w:val="32"/>
          <w:szCs w:val="32"/>
          <w:lang w:val="en-GB"/>
        </w:rPr>
      </w:pPr>
      <w:r w:rsidRPr="00243645">
        <w:rPr>
          <w:sz w:val="32"/>
          <w:szCs w:val="32"/>
          <w:lang w:val="en-GB"/>
        </w:rPr>
        <w:t>Analysis of Hall and Micro-grid data for paper 5</w:t>
      </w:r>
    </w:p>
    <w:p w14:paraId="09AAADB7" w14:textId="73D6FD13" w:rsidR="00F617E0" w:rsidRDefault="00F617E0">
      <w:pPr>
        <w:rPr>
          <w:lang w:val="en-GB"/>
        </w:rPr>
      </w:pPr>
    </w:p>
    <w:p w14:paraId="32B55EC6" w14:textId="07CE59AF" w:rsidR="002E077D" w:rsidRDefault="002E077D" w:rsidP="00F476FE">
      <w:pPr>
        <w:pStyle w:val="ListParagraph"/>
        <w:numPr>
          <w:ilvl w:val="0"/>
          <w:numId w:val="1"/>
        </w:numPr>
        <w:rPr>
          <w:lang w:val="en-GB"/>
        </w:rPr>
      </w:pPr>
      <w:r>
        <w:rPr>
          <w:lang w:val="en-GB"/>
        </w:rPr>
        <w:t>Period of study – The data is analysed for both interventions over a 6 months period since commissioning. The period of study for each is as follows</w:t>
      </w:r>
    </w:p>
    <w:p w14:paraId="12533C49" w14:textId="70FACFFA" w:rsidR="002E077D" w:rsidRDefault="002E077D" w:rsidP="002E077D">
      <w:pPr>
        <w:pStyle w:val="ListParagraph"/>
        <w:numPr>
          <w:ilvl w:val="1"/>
          <w:numId w:val="1"/>
        </w:numPr>
        <w:rPr>
          <w:lang w:val="en-GB"/>
        </w:rPr>
      </w:pPr>
      <w:r>
        <w:rPr>
          <w:lang w:val="en-GB"/>
        </w:rPr>
        <w:t>Hall: 19</w:t>
      </w:r>
      <w:r w:rsidRPr="002E077D">
        <w:rPr>
          <w:vertAlign w:val="superscript"/>
          <w:lang w:val="en-GB"/>
        </w:rPr>
        <w:t>th</w:t>
      </w:r>
      <w:r>
        <w:rPr>
          <w:lang w:val="en-GB"/>
        </w:rPr>
        <w:t xml:space="preserve"> July 2019 to 31</w:t>
      </w:r>
      <w:r w:rsidRPr="002E077D">
        <w:rPr>
          <w:vertAlign w:val="superscript"/>
          <w:lang w:val="en-GB"/>
        </w:rPr>
        <w:t>st</w:t>
      </w:r>
      <w:r>
        <w:rPr>
          <w:lang w:val="en-GB"/>
        </w:rPr>
        <w:t xml:space="preserve"> Dec 2019</w:t>
      </w:r>
    </w:p>
    <w:p w14:paraId="13EF9865" w14:textId="0F4E7CAE" w:rsidR="002E077D" w:rsidRDefault="002E077D" w:rsidP="002E077D">
      <w:pPr>
        <w:pStyle w:val="ListParagraph"/>
        <w:numPr>
          <w:ilvl w:val="1"/>
          <w:numId w:val="1"/>
        </w:numPr>
        <w:rPr>
          <w:lang w:val="en-GB"/>
        </w:rPr>
      </w:pPr>
      <w:r>
        <w:rPr>
          <w:lang w:val="en-GB"/>
        </w:rPr>
        <w:t>Micro-grid: 2</w:t>
      </w:r>
      <w:r w:rsidRPr="002E077D">
        <w:rPr>
          <w:vertAlign w:val="superscript"/>
          <w:lang w:val="en-GB"/>
        </w:rPr>
        <w:t>nd</w:t>
      </w:r>
      <w:r>
        <w:rPr>
          <w:lang w:val="en-GB"/>
        </w:rPr>
        <w:t xml:space="preserve"> July 2019 to 31</w:t>
      </w:r>
      <w:r w:rsidRPr="002E077D">
        <w:rPr>
          <w:vertAlign w:val="superscript"/>
          <w:lang w:val="en-GB"/>
        </w:rPr>
        <w:t>st</w:t>
      </w:r>
      <w:r>
        <w:rPr>
          <w:lang w:val="en-GB"/>
        </w:rPr>
        <w:t xml:space="preserve"> Dec 2019</w:t>
      </w:r>
    </w:p>
    <w:p w14:paraId="5111C7E5" w14:textId="77777777" w:rsidR="00243645" w:rsidRDefault="00243645" w:rsidP="00243645">
      <w:pPr>
        <w:pStyle w:val="ListParagraph"/>
        <w:ind w:left="1440"/>
        <w:rPr>
          <w:lang w:val="en-GB"/>
        </w:rPr>
      </w:pPr>
    </w:p>
    <w:p w14:paraId="72CCA266" w14:textId="7E10158D" w:rsidR="004376E3" w:rsidRDefault="00D71108" w:rsidP="00F476FE">
      <w:pPr>
        <w:pStyle w:val="ListParagraph"/>
        <w:numPr>
          <w:ilvl w:val="0"/>
          <w:numId w:val="1"/>
        </w:numPr>
        <w:rPr>
          <w:lang w:val="en-GB"/>
        </w:rPr>
      </w:pPr>
      <w:r>
        <w:rPr>
          <w:lang w:val="en-GB"/>
        </w:rPr>
        <w:t xml:space="preserve">Infrastructure </w:t>
      </w:r>
      <w:r w:rsidR="008C0B76">
        <w:rPr>
          <w:lang w:val="en-GB"/>
        </w:rPr>
        <w:t>–</w:t>
      </w:r>
      <w:r>
        <w:rPr>
          <w:lang w:val="en-GB"/>
        </w:rPr>
        <w:t xml:space="preserve"> </w:t>
      </w:r>
      <w:r w:rsidR="008C0B76">
        <w:rPr>
          <w:lang w:val="en-GB"/>
        </w:rPr>
        <w:t>The systems consist of the following users/devices</w:t>
      </w:r>
    </w:p>
    <w:p w14:paraId="7ED4F095" w14:textId="77777777" w:rsidR="008232AB" w:rsidRDefault="008C0B76" w:rsidP="008C0B76">
      <w:pPr>
        <w:pStyle w:val="ListParagraph"/>
        <w:numPr>
          <w:ilvl w:val="1"/>
          <w:numId w:val="1"/>
        </w:numPr>
        <w:rPr>
          <w:lang w:val="en-GB"/>
        </w:rPr>
      </w:pPr>
      <w:r>
        <w:rPr>
          <w:lang w:val="en-GB"/>
        </w:rPr>
        <w:t xml:space="preserve">Hall </w:t>
      </w:r>
    </w:p>
    <w:p w14:paraId="7B6A8563" w14:textId="77777777" w:rsidR="008232AB" w:rsidRDefault="008232AB" w:rsidP="008232AB">
      <w:pPr>
        <w:pStyle w:val="ListParagraph"/>
        <w:numPr>
          <w:ilvl w:val="2"/>
          <w:numId w:val="1"/>
        </w:numPr>
        <w:rPr>
          <w:lang w:val="en-GB"/>
        </w:rPr>
      </w:pPr>
      <w:r>
        <w:rPr>
          <w:lang w:val="en-GB"/>
        </w:rPr>
        <w:t xml:space="preserve">CPE - </w:t>
      </w:r>
      <w:r w:rsidR="008C0B76">
        <w:rPr>
          <w:lang w:val="en-GB"/>
        </w:rPr>
        <w:t xml:space="preserve">7 CPE </w:t>
      </w:r>
      <w:r>
        <w:rPr>
          <w:lang w:val="en-GB"/>
        </w:rPr>
        <w:t>wherein each CPE consists of 3 LEDs (</w:t>
      </w:r>
      <w:proofErr w:type="gramStart"/>
      <w:r>
        <w:rPr>
          <w:lang w:val="en-GB"/>
        </w:rPr>
        <w:t>LED[</w:t>
      </w:r>
      <w:proofErr w:type="gramEnd"/>
      <w:r>
        <w:rPr>
          <w:lang w:val="en-GB"/>
        </w:rPr>
        <w:t>1,2,3]).</w:t>
      </w:r>
    </w:p>
    <w:p w14:paraId="20EAB1ED" w14:textId="77777777" w:rsidR="008232AB" w:rsidRDefault="008232AB" w:rsidP="008232AB">
      <w:pPr>
        <w:pStyle w:val="ListParagraph"/>
        <w:numPr>
          <w:ilvl w:val="2"/>
          <w:numId w:val="1"/>
        </w:numPr>
        <w:rPr>
          <w:lang w:val="en-GB"/>
        </w:rPr>
      </w:pPr>
      <w:r>
        <w:rPr>
          <w:lang w:val="en-GB"/>
        </w:rPr>
        <w:t>Sockets – 4 sockets</w:t>
      </w:r>
    </w:p>
    <w:p w14:paraId="5F2A3F36" w14:textId="77777777" w:rsidR="001125AC" w:rsidRDefault="001125AC" w:rsidP="008232AB">
      <w:pPr>
        <w:pStyle w:val="ListParagraph"/>
        <w:numPr>
          <w:ilvl w:val="1"/>
          <w:numId w:val="1"/>
        </w:numPr>
        <w:rPr>
          <w:lang w:val="en-GB"/>
        </w:rPr>
      </w:pPr>
      <w:r>
        <w:rPr>
          <w:lang w:val="en-GB"/>
        </w:rPr>
        <w:t>Micro-grid</w:t>
      </w:r>
    </w:p>
    <w:p w14:paraId="2EC6A449" w14:textId="77777777" w:rsidR="000348E1" w:rsidRDefault="001125AC" w:rsidP="001125AC">
      <w:pPr>
        <w:pStyle w:val="ListParagraph"/>
        <w:numPr>
          <w:ilvl w:val="2"/>
          <w:numId w:val="1"/>
        </w:numPr>
        <w:rPr>
          <w:lang w:val="en-GB"/>
        </w:rPr>
      </w:pPr>
      <w:r>
        <w:rPr>
          <w:lang w:val="en-GB"/>
        </w:rPr>
        <w:t xml:space="preserve">Nursery 1 </w:t>
      </w:r>
      <w:r w:rsidR="00F61004">
        <w:rPr>
          <w:lang w:val="en-GB"/>
        </w:rPr>
        <w:t>–</w:t>
      </w:r>
      <w:r>
        <w:rPr>
          <w:lang w:val="en-GB"/>
        </w:rPr>
        <w:t xml:space="preserve"> </w:t>
      </w:r>
      <w:r w:rsidR="00F61004">
        <w:rPr>
          <w:lang w:val="en-GB"/>
        </w:rPr>
        <w:t xml:space="preserve">6 CPE wherein each CPE consists of 3 LEDs (LED[1,2,3]) and </w:t>
      </w:r>
      <w:r w:rsidR="000348E1">
        <w:rPr>
          <w:lang w:val="en-GB"/>
        </w:rPr>
        <w:t>4</w:t>
      </w:r>
      <w:r w:rsidR="00F61004">
        <w:rPr>
          <w:lang w:val="en-GB"/>
        </w:rPr>
        <w:t xml:space="preserve"> sockets</w:t>
      </w:r>
    </w:p>
    <w:p w14:paraId="36A08E49" w14:textId="594FFEB7" w:rsidR="000348E1" w:rsidRDefault="000348E1" w:rsidP="000348E1">
      <w:pPr>
        <w:pStyle w:val="ListParagraph"/>
        <w:numPr>
          <w:ilvl w:val="2"/>
          <w:numId w:val="1"/>
        </w:numPr>
        <w:rPr>
          <w:lang w:val="en-GB"/>
        </w:rPr>
      </w:pPr>
      <w:r>
        <w:rPr>
          <w:lang w:val="en-GB"/>
        </w:rPr>
        <w:t>Nursery 2 – 6 CPE wherein each CPE consists of 3 LEDs (LED[1,2,3]) and 4 sockets</w:t>
      </w:r>
    </w:p>
    <w:p w14:paraId="4859581B" w14:textId="25322F9C" w:rsidR="000348E1" w:rsidRDefault="008232AB" w:rsidP="000348E1">
      <w:pPr>
        <w:pStyle w:val="ListParagraph"/>
        <w:numPr>
          <w:ilvl w:val="2"/>
          <w:numId w:val="1"/>
        </w:numPr>
        <w:rPr>
          <w:lang w:val="en-GB"/>
        </w:rPr>
      </w:pPr>
      <w:r>
        <w:rPr>
          <w:lang w:val="en-GB"/>
        </w:rPr>
        <w:t xml:space="preserve"> </w:t>
      </w:r>
      <w:r w:rsidR="000348E1">
        <w:rPr>
          <w:lang w:val="en-GB"/>
        </w:rPr>
        <w:t xml:space="preserve">Playground - 5 CPE wherein each CPE consists of 3 LEDs (LED[1,2,3]) and </w:t>
      </w:r>
      <w:r w:rsidR="005A026E">
        <w:rPr>
          <w:lang w:val="en-GB"/>
        </w:rPr>
        <w:t>2</w:t>
      </w:r>
      <w:r w:rsidR="000348E1">
        <w:rPr>
          <w:lang w:val="en-GB"/>
        </w:rPr>
        <w:t xml:space="preserve"> sockets</w:t>
      </w:r>
    </w:p>
    <w:p w14:paraId="4A17BB9B" w14:textId="322E8E3C" w:rsidR="008C0B76" w:rsidRDefault="005A026E" w:rsidP="0066195F">
      <w:pPr>
        <w:pStyle w:val="ListParagraph"/>
        <w:numPr>
          <w:ilvl w:val="2"/>
          <w:numId w:val="1"/>
        </w:numPr>
        <w:rPr>
          <w:lang w:val="en-GB"/>
        </w:rPr>
      </w:pPr>
      <w:r w:rsidRPr="005A026E">
        <w:rPr>
          <w:lang w:val="en-GB"/>
        </w:rPr>
        <w:t xml:space="preserve">Streetlights – 3 CPE wherein each CPE consists of 3 LEDs (LED[1,2,3]) </w:t>
      </w:r>
    </w:p>
    <w:p w14:paraId="3F1358CE" w14:textId="77777777" w:rsidR="00243645" w:rsidRDefault="00243645" w:rsidP="00243645">
      <w:pPr>
        <w:pStyle w:val="ListParagraph"/>
        <w:ind w:left="2160"/>
        <w:rPr>
          <w:lang w:val="en-GB"/>
        </w:rPr>
      </w:pPr>
    </w:p>
    <w:p w14:paraId="3B89BAE1" w14:textId="0E49C204" w:rsidR="002E077D" w:rsidRDefault="004376E3" w:rsidP="00F476FE">
      <w:pPr>
        <w:pStyle w:val="ListParagraph"/>
        <w:numPr>
          <w:ilvl w:val="0"/>
          <w:numId w:val="1"/>
        </w:numPr>
        <w:rPr>
          <w:lang w:val="en-GB"/>
        </w:rPr>
      </w:pPr>
      <w:r>
        <w:rPr>
          <w:lang w:val="en-GB"/>
        </w:rPr>
        <w:t>Input data</w:t>
      </w:r>
      <w:r w:rsidR="002E077D">
        <w:rPr>
          <w:lang w:val="en-GB"/>
        </w:rPr>
        <w:t xml:space="preserve"> </w:t>
      </w:r>
      <w:r w:rsidR="00712682">
        <w:rPr>
          <w:lang w:val="en-GB"/>
        </w:rPr>
        <w:t>–</w:t>
      </w:r>
      <w:r w:rsidR="002E077D">
        <w:rPr>
          <w:lang w:val="en-GB"/>
        </w:rPr>
        <w:t xml:space="preserve"> </w:t>
      </w:r>
      <w:r w:rsidR="00712682">
        <w:rPr>
          <w:lang w:val="en-GB"/>
        </w:rPr>
        <w:t xml:space="preserve">Following data is </w:t>
      </w:r>
      <w:r w:rsidR="002747F4">
        <w:rPr>
          <w:lang w:val="en-GB"/>
        </w:rPr>
        <w:t>used for each device</w:t>
      </w:r>
      <w:r w:rsidR="00712682">
        <w:rPr>
          <w:lang w:val="en-GB"/>
        </w:rPr>
        <w:t xml:space="preserve"> </w:t>
      </w:r>
    </w:p>
    <w:p w14:paraId="2DDF8C99" w14:textId="60F162E5" w:rsidR="00712682" w:rsidRDefault="00712682" w:rsidP="00712682">
      <w:pPr>
        <w:pStyle w:val="ListParagraph"/>
        <w:numPr>
          <w:ilvl w:val="1"/>
          <w:numId w:val="1"/>
        </w:numPr>
        <w:rPr>
          <w:lang w:val="en-GB"/>
        </w:rPr>
      </w:pPr>
      <w:r>
        <w:rPr>
          <w:lang w:val="en-GB"/>
        </w:rPr>
        <w:t xml:space="preserve">CPE data </w:t>
      </w:r>
      <w:r w:rsidR="0017295F">
        <w:rPr>
          <w:lang w:val="en-GB"/>
        </w:rPr>
        <w:t>–</w:t>
      </w:r>
      <w:r>
        <w:rPr>
          <w:lang w:val="en-GB"/>
        </w:rPr>
        <w:t xml:space="preserve"> </w:t>
      </w:r>
      <w:r w:rsidR="002747F4">
        <w:rPr>
          <w:lang w:val="en-GB"/>
        </w:rPr>
        <w:t xml:space="preserve">For each </w:t>
      </w:r>
      <w:r w:rsidR="0017295F">
        <w:rPr>
          <w:lang w:val="en-GB"/>
        </w:rPr>
        <w:t>CPE</w:t>
      </w:r>
      <w:r w:rsidR="00C14B09">
        <w:rPr>
          <w:lang w:val="en-GB"/>
        </w:rPr>
        <w:t>,</w:t>
      </w:r>
      <w:r w:rsidR="0017295F">
        <w:rPr>
          <w:lang w:val="en-GB"/>
        </w:rPr>
        <w:t xml:space="preserve"> </w:t>
      </w:r>
      <w:r w:rsidR="004376E3">
        <w:rPr>
          <w:lang w:val="en-GB"/>
        </w:rPr>
        <w:t xml:space="preserve">instantaneous power </w:t>
      </w:r>
      <w:r w:rsidR="002747F4">
        <w:rPr>
          <w:lang w:val="en-GB"/>
        </w:rPr>
        <w:t>values are used (LED[1,2,3]_P)</w:t>
      </w:r>
      <w:r w:rsidR="004376E3">
        <w:rPr>
          <w:lang w:val="en-GB"/>
        </w:rPr>
        <w:t xml:space="preserve"> </w:t>
      </w:r>
    </w:p>
    <w:p w14:paraId="24578A71" w14:textId="0F4B8365" w:rsidR="002747F4" w:rsidRDefault="00C14B09" w:rsidP="00712682">
      <w:pPr>
        <w:pStyle w:val="ListParagraph"/>
        <w:numPr>
          <w:ilvl w:val="1"/>
          <w:numId w:val="1"/>
        </w:numPr>
        <w:rPr>
          <w:lang w:val="en-GB"/>
        </w:rPr>
      </w:pPr>
      <w:r>
        <w:rPr>
          <w:lang w:val="en-GB"/>
        </w:rPr>
        <w:t>Socket data – For each socket, instantaneous power values are used (</w:t>
      </w:r>
      <w:proofErr w:type="spellStart"/>
      <w:r>
        <w:rPr>
          <w:lang w:val="en-GB"/>
        </w:rPr>
        <w:t>vRELA</w:t>
      </w:r>
      <w:r w:rsidR="00EF3CD5">
        <w:rPr>
          <w:lang w:val="en-GB"/>
        </w:rPr>
        <w:t>Y</w:t>
      </w:r>
      <w:r>
        <w:rPr>
          <w:lang w:val="en-GB"/>
        </w:rPr>
        <w:t>_LVL</w:t>
      </w:r>
      <w:proofErr w:type="spellEnd"/>
      <w:r>
        <w:rPr>
          <w:lang w:val="en-GB"/>
        </w:rPr>
        <w:t>)</w:t>
      </w:r>
    </w:p>
    <w:p w14:paraId="089255B2" w14:textId="0A492712" w:rsidR="00C14B09" w:rsidRDefault="00C14B09" w:rsidP="00712682">
      <w:pPr>
        <w:pStyle w:val="ListParagraph"/>
        <w:numPr>
          <w:ilvl w:val="1"/>
          <w:numId w:val="1"/>
        </w:numPr>
        <w:rPr>
          <w:lang w:val="en-GB"/>
        </w:rPr>
      </w:pPr>
      <w:r>
        <w:rPr>
          <w:lang w:val="en-GB"/>
        </w:rPr>
        <w:t xml:space="preserve">System data </w:t>
      </w:r>
      <w:r w:rsidR="00EC14A8">
        <w:rPr>
          <w:lang w:val="en-GB"/>
        </w:rPr>
        <w:t>–</w:t>
      </w:r>
      <w:r>
        <w:rPr>
          <w:lang w:val="en-GB"/>
        </w:rPr>
        <w:t xml:space="preserve"> </w:t>
      </w:r>
      <w:r w:rsidR="00EC14A8">
        <w:rPr>
          <w:lang w:val="en-GB"/>
        </w:rPr>
        <w:t xml:space="preserve">For each intervention, AC consumption, PV power, Charged energy, Discharged energy, </w:t>
      </w:r>
      <w:r w:rsidR="0064474B">
        <w:rPr>
          <w:lang w:val="en-GB"/>
        </w:rPr>
        <w:t>State of charge values are used</w:t>
      </w:r>
    </w:p>
    <w:p w14:paraId="336C869A" w14:textId="6442BBD6" w:rsidR="004A1270" w:rsidRDefault="004A1270" w:rsidP="00712682">
      <w:pPr>
        <w:pStyle w:val="ListParagraph"/>
        <w:numPr>
          <w:ilvl w:val="1"/>
          <w:numId w:val="1"/>
        </w:numPr>
        <w:rPr>
          <w:lang w:val="en-GB"/>
        </w:rPr>
      </w:pPr>
      <w:r>
        <w:rPr>
          <w:lang w:val="en-GB"/>
        </w:rPr>
        <w:t>Weather data – For each intervention, Pot PV power values are used</w:t>
      </w:r>
    </w:p>
    <w:p w14:paraId="6F2CFB3F" w14:textId="77777777" w:rsidR="00243645" w:rsidRDefault="00243645" w:rsidP="00243645">
      <w:pPr>
        <w:pStyle w:val="ListParagraph"/>
        <w:ind w:left="1440"/>
        <w:rPr>
          <w:lang w:val="en-GB"/>
        </w:rPr>
      </w:pPr>
    </w:p>
    <w:p w14:paraId="6E65834E" w14:textId="2BAF9F6B" w:rsidR="00BD584D" w:rsidRDefault="002E077D" w:rsidP="00BD584D">
      <w:pPr>
        <w:pStyle w:val="ListParagraph"/>
        <w:numPr>
          <w:ilvl w:val="0"/>
          <w:numId w:val="1"/>
        </w:numPr>
        <w:rPr>
          <w:lang w:val="en-GB"/>
        </w:rPr>
      </w:pPr>
      <w:r>
        <w:rPr>
          <w:lang w:val="en-GB"/>
        </w:rPr>
        <w:t>Data pre-processing</w:t>
      </w:r>
      <w:r w:rsidR="003D0D8F">
        <w:rPr>
          <w:lang w:val="en-GB"/>
        </w:rPr>
        <w:t xml:space="preserve"> </w:t>
      </w:r>
      <w:r>
        <w:rPr>
          <w:lang w:val="en-GB"/>
        </w:rPr>
        <w:t>–</w:t>
      </w:r>
      <w:r w:rsidR="003D0D8F">
        <w:rPr>
          <w:lang w:val="en-GB"/>
        </w:rPr>
        <w:t xml:space="preserve"> </w:t>
      </w:r>
      <w:r>
        <w:rPr>
          <w:lang w:val="en-GB"/>
        </w:rPr>
        <w:t xml:space="preserve">Raw data </w:t>
      </w:r>
      <w:r w:rsidR="00B43F6F">
        <w:rPr>
          <w:lang w:val="en-GB"/>
        </w:rPr>
        <w:t>for each of the above variables is obtained</w:t>
      </w:r>
      <w:r w:rsidR="00802F41">
        <w:rPr>
          <w:lang w:val="en-GB"/>
        </w:rPr>
        <w:t xml:space="preserve"> and summarised to obtain hourly values. Hourly mean values are calculated </w:t>
      </w:r>
      <w:r w:rsidR="00636BBC">
        <w:rPr>
          <w:lang w:val="en-GB"/>
        </w:rPr>
        <w:t>for instantaneous power of CPE</w:t>
      </w:r>
      <w:r w:rsidR="00BE468C">
        <w:rPr>
          <w:lang w:val="en-GB"/>
        </w:rPr>
        <w:t xml:space="preserve"> and sockets, AC consumption</w:t>
      </w:r>
      <w:r w:rsidR="00B82A68">
        <w:rPr>
          <w:lang w:val="en-GB"/>
        </w:rPr>
        <w:t xml:space="preserve">, </w:t>
      </w:r>
      <w:r w:rsidR="00BE468C">
        <w:rPr>
          <w:lang w:val="en-GB"/>
        </w:rPr>
        <w:t xml:space="preserve">PV power </w:t>
      </w:r>
      <w:r w:rsidR="00B82A68">
        <w:rPr>
          <w:lang w:val="en-GB"/>
        </w:rPr>
        <w:t xml:space="preserve">and Pot PV power </w:t>
      </w:r>
      <w:r w:rsidR="00BE468C">
        <w:rPr>
          <w:lang w:val="en-GB"/>
        </w:rPr>
        <w:t xml:space="preserve">values. </w:t>
      </w:r>
      <w:r w:rsidR="006831E9">
        <w:rPr>
          <w:lang w:val="en-GB"/>
        </w:rPr>
        <w:t>The values are calculated for 24 hours per day (0-23 hours) such that the value at i</w:t>
      </w:r>
      <w:r w:rsidR="006831E9" w:rsidRPr="006831E9">
        <w:rPr>
          <w:vertAlign w:val="superscript"/>
          <w:lang w:val="en-GB"/>
        </w:rPr>
        <w:t>th</w:t>
      </w:r>
      <w:r w:rsidR="006831E9">
        <w:rPr>
          <w:lang w:val="en-GB"/>
        </w:rPr>
        <w:t xml:space="preserve"> hour is the mean of all values obtained between </w:t>
      </w:r>
      <w:proofErr w:type="spellStart"/>
      <w:r w:rsidR="006831E9">
        <w:rPr>
          <w:lang w:val="en-GB"/>
        </w:rPr>
        <w:t>i</w:t>
      </w:r>
      <w:proofErr w:type="spellEnd"/>
      <w:r w:rsidR="006831E9">
        <w:rPr>
          <w:lang w:val="en-GB"/>
        </w:rPr>
        <w:t xml:space="preserve"> and (i+1) hour.</w:t>
      </w:r>
      <w:r w:rsidR="00243B02">
        <w:rPr>
          <w:lang w:val="en-GB"/>
        </w:rPr>
        <w:t xml:space="preserve"> The charged energy discharged energy are cumulative values and the value for each hour is calculated by calculating the difference in last recorded value per hour. </w:t>
      </w:r>
      <w:r w:rsidR="00B82A68">
        <w:rPr>
          <w:lang w:val="en-GB"/>
        </w:rPr>
        <w:t>The hourly state of charge value is the last recorded value in a given hour.</w:t>
      </w:r>
      <w:r w:rsidR="00BE468C">
        <w:rPr>
          <w:lang w:val="en-GB"/>
        </w:rPr>
        <w:t xml:space="preserve"> </w:t>
      </w:r>
    </w:p>
    <w:p w14:paraId="0B838558" w14:textId="77777777" w:rsidR="00243645" w:rsidRPr="00BD584D" w:rsidRDefault="00243645" w:rsidP="00243645">
      <w:pPr>
        <w:pStyle w:val="ListParagraph"/>
        <w:rPr>
          <w:lang w:val="en-GB"/>
        </w:rPr>
      </w:pPr>
    </w:p>
    <w:p w14:paraId="19B7B991" w14:textId="0A075B30" w:rsidR="00F617E0" w:rsidRDefault="00F476FE" w:rsidP="00F476FE">
      <w:pPr>
        <w:pStyle w:val="ListParagraph"/>
        <w:numPr>
          <w:ilvl w:val="0"/>
          <w:numId w:val="1"/>
        </w:numPr>
        <w:rPr>
          <w:lang w:val="en-GB"/>
        </w:rPr>
      </w:pPr>
      <w:r>
        <w:rPr>
          <w:lang w:val="en-GB"/>
        </w:rPr>
        <w:t xml:space="preserve">Assessing data quality – Prior to analysis, </w:t>
      </w:r>
      <w:r w:rsidR="003D0D8F">
        <w:rPr>
          <w:lang w:val="en-GB"/>
        </w:rPr>
        <w:t xml:space="preserve">the </w:t>
      </w:r>
      <w:r w:rsidR="00BD584D">
        <w:rPr>
          <w:lang w:val="en-GB"/>
        </w:rPr>
        <w:t xml:space="preserve">hourly data for each device is assessed to evaluate the yield of data collection. Below plots show the </w:t>
      </w:r>
      <w:r w:rsidR="00D871C7">
        <w:rPr>
          <w:lang w:val="en-GB"/>
        </w:rPr>
        <w:t>missing data per variable</w:t>
      </w:r>
      <w:r w:rsidR="001A5290">
        <w:rPr>
          <w:lang w:val="en-GB"/>
        </w:rPr>
        <w:t xml:space="preserve"> per day and the overall</w:t>
      </w:r>
      <w:r w:rsidR="00D871C7">
        <w:rPr>
          <w:lang w:val="en-GB"/>
        </w:rPr>
        <w:t xml:space="preserve"> </w:t>
      </w:r>
      <w:r w:rsidR="0069559B">
        <w:rPr>
          <w:lang w:val="en-GB"/>
        </w:rPr>
        <w:t>yield of data collection per device.</w:t>
      </w:r>
    </w:p>
    <w:p w14:paraId="52E3E66E" w14:textId="74A0A210" w:rsidR="007E3AC0" w:rsidRDefault="007E3AC0" w:rsidP="007E3AC0">
      <w:pPr>
        <w:rPr>
          <w:lang w:val="en-GB"/>
        </w:rPr>
      </w:pPr>
    </w:p>
    <w:p w14:paraId="2B805602" w14:textId="7CEC71C5" w:rsidR="00243645" w:rsidRDefault="007E3AC0" w:rsidP="00243645">
      <w:pPr>
        <w:jc w:val="center"/>
        <w:rPr>
          <w:lang w:val="en-GB"/>
        </w:rPr>
      </w:pPr>
      <w:commentRangeStart w:id="0"/>
      <w:r>
        <w:rPr>
          <w:noProof/>
          <w:lang w:val="en-GB"/>
        </w:rPr>
        <w:lastRenderedPageBreak/>
        <w:drawing>
          <wp:inline distT="0" distB="0" distL="0" distR="0" wp14:anchorId="660B0DCD" wp14:editId="1A5C9876">
            <wp:extent cx="4862552" cy="3061607"/>
            <wp:effectExtent l="0" t="0" r="190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ssingData_cpe_hall.png"/>
                    <pic:cNvPicPr/>
                  </pic:nvPicPr>
                  <pic:blipFill>
                    <a:blip r:embed="rId8">
                      <a:extLst>
                        <a:ext uri="{28A0092B-C50C-407E-A947-70E740481C1C}">
                          <a14:useLocalDpi xmlns:a14="http://schemas.microsoft.com/office/drawing/2010/main" val="0"/>
                        </a:ext>
                      </a:extLst>
                    </a:blip>
                    <a:stretch>
                      <a:fillRect/>
                    </a:stretch>
                  </pic:blipFill>
                  <pic:spPr>
                    <a:xfrm>
                      <a:off x="0" y="0"/>
                      <a:ext cx="4887251" cy="3077158"/>
                    </a:xfrm>
                    <a:prstGeom prst="rect">
                      <a:avLst/>
                    </a:prstGeom>
                  </pic:spPr>
                </pic:pic>
              </a:graphicData>
            </a:graphic>
          </wp:inline>
        </w:drawing>
      </w:r>
      <w:commentRangeEnd w:id="0"/>
      <w:r w:rsidR="005C1A04">
        <w:rPr>
          <w:rStyle w:val="CommentReference"/>
        </w:rPr>
        <w:commentReference w:id="0"/>
      </w:r>
    </w:p>
    <w:p w14:paraId="15D58882" w14:textId="77777777" w:rsidR="00B85724" w:rsidRDefault="00B85724" w:rsidP="00243645">
      <w:pPr>
        <w:jc w:val="center"/>
        <w:rPr>
          <w:lang w:val="en-GB"/>
        </w:rPr>
      </w:pPr>
    </w:p>
    <w:p w14:paraId="70CF62E0" w14:textId="77777777" w:rsidR="00243645" w:rsidRDefault="00243645" w:rsidP="007E3AC0">
      <w:pPr>
        <w:rPr>
          <w:lang w:val="en-GB"/>
        </w:rPr>
      </w:pPr>
    </w:p>
    <w:p w14:paraId="517646AF" w14:textId="45FE56C8" w:rsidR="007E3AC0" w:rsidRDefault="007E3AC0" w:rsidP="00243645">
      <w:pPr>
        <w:jc w:val="center"/>
        <w:rPr>
          <w:lang w:val="en-GB"/>
        </w:rPr>
      </w:pPr>
      <w:r>
        <w:rPr>
          <w:noProof/>
          <w:lang w:val="en-GB"/>
        </w:rPr>
        <w:drawing>
          <wp:inline distT="0" distB="0" distL="0" distR="0" wp14:anchorId="44D7C7E4" wp14:editId="5A63E969">
            <wp:extent cx="5420126" cy="3412672"/>
            <wp:effectExtent l="0" t="0" r="3175"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ssingData_sockets_hall.png"/>
                    <pic:cNvPicPr/>
                  </pic:nvPicPr>
                  <pic:blipFill>
                    <a:blip r:embed="rId12">
                      <a:extLst>
                        <a:ext uri="{28A0092B-C50C-407E-A947-70E740481C1C}">
                          <a14:useLocalDpi xmlns:a14="http://schemas.microsoft.com/office/drawing/2010/main" val="0"/>
                        </a:ext>
                      </a:extLst>
                    </a:blip>
                    <a:stretch>
                      <a:fillRect/>
                    </a:stretch>
                  </pic:blipFill>
                  <pic:spPr>
                    <a:xfrm>
                      <a:off x="0" y="0"/>
                      <a:ext cx="5448206" cy="3430352"/>
                    </a:xfrm>
                    <a:prstGeom prst="rect">
                      <a:avLst/>
                    </a:prstGeom>
                  </pic:spPr>
                </pic:pic>
              </a:graphicData>
            </a:graphic>
          </wp:inline>
        </w:drawing>
      </w:r>
    </w:p>
    <w:p w14:paraId="4954173D" w14:textId="77777777" w:rsidR="00B85724" w:rsidRDefault="00B85724" w:rsidP="00243645">
      <w:pPr>
        <w:jc w:val="center"/>
        <w:rPr>
          <w:lang w:val="en-GB"/>
        </w:rPr>
      </w:pPr>
    </w:p>
    <w:p w14:paraId="1A91B43B" w14:textId="5167C36A" w:rsidR="00243645" w:rsidRDefault="00243645" w:rsidP="00243645">
      <w:pPr>
        <w:jc w:val="center"/>
        <w:rPr>
          <w:lang w:val="en-GB"/>
        </w:rPr>
      </w:pPr>
      <w:r>
        <w:rPr>
          <w:lang w:val="en-GB"/>
        </w:rPr>
        <w:t xml:space="preserve">Fig. 1: </w:t>
      </w:r>
      <w:r w:rsidR="0000181F">
        <w:rPr>
          <w:lang w:val="en-GB"/>
        </w:rPr>
        <w:t>Hours of data collection</w:t>
      </w:r>
      <w:r w:rsidR="00F765C0">
        <w:rPr>
          <w:lang w:val="en-GB"/>
        </w:rPr>
        <w:t xml:space="preserve"> for CPE and sockets at the Hall</w:t>
      </w:r>
      <w:r w:rsidR="0000181F">
        <w:rPr>
          <w:lang w:val="en-GB"/>
        </w:rPr>
        <w:t xml:space="preserve"> per day</w:t>
      </w:r>
      <w:r w:rsidR="00F765C0">
        <w:rPr>
          <w:lang w:val="en-GB"/>
        </w:rPr>
        <w:t xml:space="preserve"> from 19</w:t>
      </w:r>
      <w:r w:rsidR="00F765C0" w:rsidRPr="00F765C0">
        <w:rPr>
          <w:vertAlign w:val="superscript"/>
          <w:lang w:val="en-GB"/>
        </w:rPr>
        <w:t>th</w:t>
      </w:r>
      <w:r w:rsidR="00F765C0">
        <w:rPr>
          <w:lang w:val="en-GB"/>
        </w:rPr>
        <w:t xml:space="preserve"> July 2019 to 31</w:t>
      </w:r>
      <w:r w:rsidR="00F765C0" w:rsidRPr="00F765C0">
        <w:rPr>
          <w:vertAlign w:val="superscript"/>
          <w:lang w:val="en-GB"/>
        </w:rPr>
        <w:t>st</w:t>
      </w:r>
      <w:r w:rsidR="00F765C0">
        <w:rPr>
          <w:lang w:val="en-GB"/>
        </w:rPr>
        <w:t xml:space="preserve"> Dec 2019. </w:t>
      </w:r>
      <w:r w:rsidR="001F4099">
        <w:rPr>
          <w:lang w:val="en-GB"/>
        </w:rPr>
        <w:t xml:space="preserve">The plots show that </w:t>
      </w:r>
      <w:r w:rsidR="000E2EEE">
        <w:rPr>
          <w:lang w:val="en-GB"/>
        </w:rPr>
        <w:t>data is missing quite a bit across different CPE over time, however, no CPE is fully unavailable on any day (data for at least 1 hour is available)</w:t>
      </w:r>
      <w:r w:rsidR="00990025">
        <w:rPr>
          <w:lang w:val="en-GB"/>
        </w:rPr>
        <w:t xml:space="preserve">. For socket S3, </w:t>
      </w:r>
      <w:r w:rsidR="00B85724">
        <w:rPr>
          <w:lang w:val="en-GB"/>
        </w:rPr>
        <w:t>the instantaneous power values are not recorded for some consecutive days in Nov 2019 (0 hours of data collection across days).</w:t>
      </w:r>
    </w:p>
    <w:p w14:paraId="14349E57" w14:textId="41AB2B06" w:rsidR="00B85724" w:rsidRDefault="00B85724" w:rsidP="00243645">
      <w:pPr>
        <w:jc w:val="center"/>
        <w:rPr>
          <w:lang w:val="en-GB"/>
        </w:rPr>
      </w:pPr>
    </w:p>
    <w:p w14:paraId="5E9E6097" w14:textId="77777777" w:rsidR="00B85724" w:rsidRDefault="00B85724" w:rsidP="00243645">
      <w:pPr>
        <w:jc w:val="center"/>
        <w:rPr>
          <w:lang w:val="en-GB"/>
        </w:rPr>
      </w:pPr>
    </w:p>
    <w:p w14:paraId="68A143F5" w14:textId="6513ADCF" w:rsidR="00F23BAD" w:rsidRDefault="00E37D94" w:rsidP="00F23BAD">
      <w:pPr>
        <w:jc w:val="center"/>
        <w:rPr>
          <w:lang w:val="en-GB"/>
        </w:rPr>
      </w:pPr>
      <w:r>
        <w:rPr>
          <w:noProof/>
          <w:lang w:val="en-GB"/>
        </w:rPr>
        <w:lastRenderedPageBreak/>
        <w:drawing>
          <wp:inline distT="0" distB="0" distL="0" distR="0" wp14:anchorId="6E3B700F" wp14:editId="653969D3">
            <wp:extent cx="4667385" cy="293859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singData_cpe_mg.png"/>
                    <pic:cNvPicPr/>
                  </pic:nvPicPr>
                  <pic:blipFill>
                    <a:blip r:embed="rId13">
                      <a:extLst>
                        <a:ext uri="{28A0092B-C50C-407E-A947-70E740481C1C}">
                          <a14:useLocalDpi xmlns:a14="http://schemas.microsoft.com/office/drawing/2010/main" val="0"/>
                        </a:ext>
                      </a:extLst>
                    </a:blip>
                    <a:stretch>
                      <a:fillRect/>
                    </a:stretch>
                  </pic:blipFill>
                  <pic:spPr>
                    <a:xfrm>
                      <a:off x="0" y="0"/>
                      <a:ext cx="4672400" cy="2941747"/>
                    </a:xfrm>
                    <a:prstGeom prst="rect">
                      <a:avLst/>
                    </a:prstGeom>
                  </pic:spPr>
                </pic:pic>
              </a:graphicData>
            </a:graphic>
          </wp:inline>
        </w:drawing>
      </w:r>
    </w:p>
    <w:p w14:paraId="3EFFC78C" w14:textId="77777777" w:rsidR="00E37D94" w:rsidRDefault="00E37D94" w:rsidP="00F23BAD">
      <w:pPr>
        <w:jc w:val="center"/>
        <w:rPr>
          <w:lang w:val="en-GB"/>
        </w:rPr>
      </w:pPr>
    </w:p>
    <w:p w14:paraId="0AD0ED91" w14:textId="77777777" w:rsidR="00F23BAD" w:rsidRDefault="00F23BAD" w:rsidP="008B6C8C">
      <w:pPr>
        <w:rPr>
          <w:lang w:val="en-GB"/>
        </w:rPr>
      </w:pPr>
    </w:p>
    <w:p w14:paraId="344D9514" w14:textId="75AA46CC" w:rsidR="008B6C8C" w:rsidRDefault="001E2E78" w:rsidP="00F23BAD">
      <w:pPr>
        <w:jc w:val="center"/>
        <w:rPr>
          <w:lang w:val="en-GB"/>
        </w:rPr>
      </w:pPr>
      <w:r>
        <w:rPr>
          <w:noProof/>
          <w:lang w:val="en-GB"/>
        </w:rPr>
        <w:drawing>
          <wp:inline distT="0" distB="0" distL="0" distR="0" wp14:anchorId="206AED0F" wp14:editId="735423AB">
            <wp:extent cx="5192679" cy="3269315"/>
            <wp:effectExtent l="0" t="0" r="1905"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ssingData_sockets_mg.png"/>
                    <pic:cNvPicPr/>
                  </pic:nvPicPr>
                  <pic:blipFill>
                    <a:blip r:embed="rId14">
                      <a:extLst>
                        <a:ext uri="{28A0092B-C50C-407E-A947-70E740481C1C}">
                          <a14:useLocalDpi xmlns:a14="http://schemas.microsoft.com/office/drawing/2010/main" val="0"/>
                        </a:ext>
                      </a:extLst>
                    </a:blip>
                    <a:stretch>
                      <a:fillRect/>
                    </a:stretch>
                  </pic:blipFill>
                  <pic:spPr>
                    <a:xfrm>
                      <a:off x="0" y="0"/>
                      <a:ext cx="5199895" cy="3273858"/>
                    </a:xfrm>
                    <a:prstGeom prst="rect">
                      <a:avLst/>
                    </a:prstGeom>
                  </pic:spPr>
                </pic:pic>
              </a:graphicData>
            </a:graphic>
          </wp:inline>
        </w:drawing>
      </w:r>
    </w:p>
    <w:p w14:paraId="4E85334E" w14:textId="573C59CC" w:rsidR="00F23BAD" w:rsidRDefault="00F23BAD" w:rsidP="00F23BAD">
      <w:pPr>
        <w:jc w:val="center"/>
        <w:rPr>
          <w:lang w:val="en-GB"/>
        </w:rPr>
      </w:pPr>
      <w:r>
        <w:rPr>
          <w:lang w:val="en-GB"/>
        </w:rPr>
        <w:t xml:space="preserve">Fig. 2: </w:t>
      </w:r>
      <w:r w:rsidR="00881F0C">
        <w:rPr>
          <w:lang w:val="en-GB"/>
        </w:rPr>
        <w:t>Hours of data collection for</w:t>
      </w:r>
      <w:r>
        <w:rPr>
          <w:lang w:val="en-GB"/>
        </w:rPr>
        <w:t xml:space="preserve"> CPE and sockets at the Micro-grid</w:t>
      </w:r>
      <w:r w:rsidR="00881F0C">
        <w:rPr>
          <w:lang w:val="en-GB"/>
        </w:rPr>
        <w:t xml:space="preserve"> per day</w:t>
      </w:r>
      <w:r>
        <w:rPr>
          <w:lang w:val="en-GB"/>
        </w:rPr>
        <w:t xml:space="preserve"> from </w:t>
      </w:r>
      <w:r w:rsidR="00B703E8">
        <w:rPr>
          <w:lang w:val="en-GB"/>
        </w:rPr>
        <w:t>02</w:t>
      </w:r>
      <w:r w:rsidR="00B703E8" w:rsidRPr="00B703E8">
        <w:rPr>
          <w:vertAlign w:val="superscript"/>
          <w:lang w:val="en-GB"/>
        </w:rPr>
        <w:t>nd</w:t>
      </w:r>
      <w:r w:rsidR="00B703E8">
        <w:rPr>
          <w:lang w:val="en-GB"/>
        </w:rPr>
        <w:t xml:space="preserve"> </w:t>
      </w:r>
      <w:r>
        <w:rPr>
          <w:lang w:val="en-GB"/>
        </w:rPr>
        <w:t>July 2019 to 31</w:t>
      </w:r>
      <w:r w:rsidRPr="00F765C0">
        <w:rPr>
          <w:vertAlign w:val="superscript"/>
          <w:lang w:val="en-GB"/>
        </w:rPr>
        <w:t>st</w:t>
      </w:r>
      <w:r>
        <w:rPr>
          <w:lang w:val="en-GB"/>
        </w:rPr>
        <w:t xml:space="preserve"> Dec 2019.</w:t>
      </w:r>
      <w:r w:rsidR="00B703E8">
        <w:rPr>
          <w:lang w:val="en-GB"/>
        </w:rPr>
        <w:t xml:space="preserve"> A large number of missing </w:t>
      </w:r>
      <w:r w:rsidR="00E941B0">
        <w:rPr>
          <w:lang w:val="en-GB"/>
        </w:rPr>
        <w:t>values are noted here for both CPE and sockets</w:t>
      </w:r>
      <w:r w:rsidR="00946E59">
        <w:rPr>
          <w:lang w:val="en-GB"/>
        </w:rPr>
        <w:t xml:space="preserve"> reflecting poor yield of data.</w:t>
      </w:r>
    </w:p>
    <w:p w14:paraId="2DFDFFF5" w14:textId="04512709" w:rsidR="00946E59" w:rsidRDefault="00946E59" w:rsidP="00F23BAD">
      <w:pPr>
        <w:jc w:val="center"/>
        <w:rPr>
          <w:lang w:val="en-GB"/>
        </w:rPr>
      </w:pPr>
    </w:p>
    <w:p w14:paraId="03ACE93A" w14:textId="77777777" w:rsidR="007307C1" w:rsidRDefault="001A5290" w:rsidP="00F23BAD">
      <w:pPr>
        <w:jc w:val="center"/>
        <w:rPr>
          <w:lang w:val="en-GB"/>
        </w:rPr>
      </w:pPr>
      <w:r>
        <w:rPr>
          <w:noProof/>
          <w:lang w:val="en-GB"/>
        </w:rPr>
        <w:lastRenderedPageBreak/>
        <w:drawing>
          <wp:inline distT="0" distB="0" distL="0" distR="0" wp14:anchorId="7F8EED32" wp14:editId="5B992AD8">
            <wp:extent cx="5134855" cy="3233057"/>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Hours_cpe_hall.png"/>
                    <pic:cNvPicPr/>
                  </pic:nvPicPr>
                  <pic:blipFill>
                    <a:blip r:embed="rId15">
                      <a:extLst>
                        <a:ext uri="{28A0092B-C50C-407E-A947-70E740481C1C}">
                          <a14:useLocalDpi xmlns:a14="http://schemas.microsoft.com/office/drawing/2010/main" val="0"/>
                        </a:ext>
                      </a:extLst>
                    </a:blip>
                    <a:stretch>
                      <a:fillRect/>
                    </a:stretch>
                  </pic:blipFill>
                  <pic:spPr>
                    <a:xfrm>
                      <a:off x="0" y="0"/>
                      <a:ext cx="5151231" cy="3243368"/>
                    </a:xfrm>
                    <a:prstGeom prst="rect">
                      <a:avLst/>
                    </a:prstGeom>
                  </pic:spPr>
                </pic:pic>
              </a:graphicData>
            </a:graphic>
          </wp:inline>
        </w:drawing>
      </w:r>
    </w:p>
    <w:p w14:paraId="004AB440" w14:textId="77777777" w:rsidR="007307C1" w:rsidRDefault="007307C1" w:rsidP="00F23BAD">
      <w:pPr>
        <w:jc w:val="center"/>
        <w:rPr>
          <w:lang w:val="en-GB"/>
        </w:rPr>
      </w:pPr>
    </w:p>
    <w:p w14:paraId="38532D42" w14:textId="1B7C07FA" w:rsidR="00946E59" w:rsidRDefault="001A5290" w:rsidP="00F23BAD">
      <w:pPr>
        <w:jc w:val="center"/>
        <w:rPr>
          <w:lang w:val="en-GB"/>
        </w:rPr>
      </w:pPr>
      <w:r>
        <w:rPr>
          <w:noProof/>
          <w:lang w:val="en-GB"/>
        </w:rPr>
        <w:drawing>
          <wp:inline distT="0" distB="0" distL="0" distR="0" wp14:anchorId="1B701CE7" wp14:editId="69CAEB30">
            <wp:extent cx="5070022" cy="3192236"/>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Hours_sockets_hall.png"/>
                    <pic:cNvPicPr/>
                  </pic:nvPicPr>
                  <pic:blipFill>
                    <a:blip r:embed="rId16">
                      <a:extLst>
                        <a:ext uri="{28A0092B-C50C-407E-A947-70E740481C1C}">
                          <a14:useLocalDpi xmlns:a14="http://schemas.microsoft.com/office/drawing/2010/main" val="0"/>
                        </a:ext>
                      </a:extLst>
                    </a:blip>
                    <a:stretch>
                      <a:fillRect/>
                    </a:stretch>
                  </pic:blipFill>
                  <pic:spPr>
                    <a:xfrm>
                      <a:off x="0" y="0"/>
                      <a:ext cx="5085676" cy="3202092"/>
                    </a:xfrm>
                    <a:prstGeom prst="rect">
                      <a:avLst/>
                    </a:prstGeom>
                  </pic:spPr>
                </pic:pic>
              </a:graphicData>
            </a:graphic>
          </wp:inline>
        </w:drawing>
      </w:r>
    </w:p>
    <w:p w14:paraId="21AD4221" w14:textId="36F15E65" w:rsidR="00D35723" w:rsidRDefault="00D35723" w:rsidP="00F23BAD">
      <w:pPr>
        <w:jc w:val="center"/>
        <w:rPr>
          <w:lang w:val="en-GB"/>
        </w:rPr>
      </w:pPr>
      <w:r>
        <w:rPr>
          <w:lang w:val="en-GB"/>
        </w:rPr>
        <w:t xml:space="preserve">Fig. 3: Yield for CPE and sockets at the Hall. Yield is calculated as the </w:t>
      </w:r>
      <w:r w:rsidR="00FF32ED">
        <w:rPr>
          <w:lang w:val="en-GB"/>
        </w:rPr>
        <w:t>% of</w:t>
      </w:r>
      <w:r>
        <w:rPr>
          <w:lang w:val="en-GB"/>
        </w:rPr>
        <w:t xml:space="preserve"> hours per day </w:t>
      </w:r>
      <w:r w:rsidR="00FF32ED">
        <w:rPr>
          <w:lang w:val="en-GB"/>
        </w:rPr>
        <w:t xml:space="preserve">for which data is available (i.e. number of hours of available data * 100/24). As is reflected from the above plots, the yield is quite high for both CPE and sockets, with the exception of a few days in Nov 2019 when the yield for sockets is </w:t>
      </w:r>
      <w:r w:rsidR="007307C1">
        <w:rPr>
          <w:lang w:val="en-GB"/>
        </w:rPr>
        <w:t>~25%. For all other cases, the yield is &gt;75%.</w:t>
      </w:r>
    </w:p>
    <w:p w14:paraId="64BF09A7" w14:textId="0FE23804" w:rsidR="007307C1" w:rsidRDefault="007307C1" w:rsidP="00F23BAD">
      <w:pPr>
        <w:jc w:val="center"/>
        <w:rPr>
          <w:lang w:val="en-GB"/>
        </w:rPr>
      </w:pPr>
    </w:p>
    <w:p w14:paraId="748BBDF4" w14:textId="7DE95D8A" w:rsidR="007307C1" w:rsidRDefault="007307C1" w:rsidP="00F23BAD">
      <w:pPr>
        <w:jc w:val="center"/>
        <w:rPr>
          <w:lang w:val="en-GB"/>
        </w:rPr>
      </w:pPr>
    </w:p>
    <w:p w14:paraId="237EA856" w14:textId="118AE32A" w:rsidR="00D533EC" w:rsidRDefault="001E2E78" w:rsidP="001E2E78">
      <w:pPr>
        <w:rPr>
          <w:lang w:val="en-GB"/>
        </w:rPr>
      </w:pPr>
      <w:r>
        <w:rPr>
          <w:noProof/>
          <w:lang w:val="en-GB"/>
        </w:rPr>
        <w:lastRenderedPageBreak/>
        <w:drawing>
          <wp:inline distT="0" distB="0" distL="0" distR="0" wp14:anchorId="4E4012B5" wp14:editId="4228EEFC">
            <wp:extent cx="5727700" cy="3606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nHours_cpe_microgrid.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606165"/>
                    </a:xfrm>
                    <a:prstGeom prst="rect">
                      <a:avLst/>
                    </a:prstGeom>
                  </pic:spPr>
                </pic:pic>
              </a:graphicData>
            </a:graphic>
          </wp:inline>
        </w:drawing>
      </w:r>
      <w:r>
        <w:rPr>
          <w:noProof/>
          <w:lang w:val="en-GB"/>
        </w:rPr>
        <w:drawing>
          <wp:inline distT="0" distB="0" distL="0" distR="0" wp14:anchorId="18397583" wp14:editId="5612D017">
            <wp:extent cx="5727700" cy="3606165"/>
            <wp:effectExtent l="0" t="0" r="0" b="635"/>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nHours_sockets_microgrid.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606165"/>
                    </a:xfrm>
                    <a:prstGeom prst="rect">
                      <a:avLst/>
                    </a:prstGeom>
                  </pic:spPr>
                </pic:pic>
              </a:graphicData>
            </a:graphic>
          </wp:inline>
        </w:drawing>
      </w:r>
    </w:p>
    <w:p w14:paraId="7C3A9864" w14:textId="7F7A5ED6" w:rsidR="008E0F57" w:rsidRDefault="008E0F57" w:rsidP="008E0F57">
      <w:pPr>
        <w:jc w:val="center"/>
        <w:rPr>
          <w:lang w:val="en-GB"/>
        </w:rPr>
      </w:pPr>
      <w:r>
        <w:rPr>
          <w:lang w:val="en-GB"/>
        </w:rPr>
        <w:t xml:space="preserve">Fig. 4: Yield for CPE and sockets at the </w:t>
      </w:r>
      <w:r w:rsidR="005E6429">
        <w:rPr>
          <w:lang w:val="en-GB"/>
        </w:rPr>
        <w:t>Micro-grid</w:t>
      </w:r>
      <w:r>
        <w:rPr>
          <w:lang w:val="en-GB"/>
        </w:rPr>
        <w:t>. Yield is calculated as the % of hours per day for which data is available (i.e. number of hours of available data * 100/24). As is reflected from the above plots, the yield is quite high for both CPE and sockets</w:t>
      </w:r>
      <w:r w:rsidR="005E6429">
        <w:rPr>
          <w:lang w:val="en-GB"/>
        </w:rPr>
        <w:t xml:space="preserve"> for days when the data files are available (in excess of 75%). However</w:t>
      </w:r>
      <w:r>
        <w:rPr>
          <w:lang w:val="en-GB"/>
        </w:rPr>
        <w:t xml:space="preserve">, </w:t>
      </w:r>
      <w:r w:rsidR="005E6429">
        <w:rPr>
          <w:lang w:val="en-GB"/>
        </w:rPr>
        <w:t xml:space="preserve">the data files for some CPE and sockets are altogether missing for periods in Sep and Nov when the system was down. </w:t>
      </w:r>
    </w:p>
    <w:p w14:paraId="14954715" w14:textId="77777777" w:rsidR="005E6429" w:rsidRDefault="005E6429" w:rsidP="008E0F57">
      <w:pPr>
        <w:jc w:val="center"/>
        <w:rPr>
          <w:lang w:val="en-GB"/>
        </w:rPr>
      </w:pPr>
    </w:p>
    <w:p w14:paraId="7AF3F63E" w14:textId="77777777" w:rsidR="008E0F57" w:rsidRPr="007E3AC0" w:rsidRDefault="008E0F57" w:rsidP="00F23BAD">
      <w:pPr>
        <w:jc w:val="center"/>
        <w:rPr>
          <w:lang w:val="en-GB"/>
        </w:rPr>
      </w:pPr>
    </w:p>
    <w:p w14:paraId="6921FDF2" w14:textId="7B980108" w:rsidR="0069559B" w:rsidRDefault="0069559B" w:rsidP="00F476FE">
      <w:pPr>
        <w:pStyle w:val="ListParagraph"/>
        <w:numPr>
          <w:ilvl w:val="0"/>
          <w:numId w:val="1"/>
        </w:numPr>
        <w:rPr>
          <w:lang w:val="en-GB"/>
        </w:rPr>
      </w:pPr>
      <w:r>
        <w:rPr>
          <w:lang w:val="en-GB"/>
        </w:rPr>
        <w:lastRenderedPageBreak/>
        <w:t>Handling missing data</w:t>
      </w:r>
      <w:r w:rsidR="007E3AC0">
        <w:rPr>
          <w:lang w:val="en-GB"/>
        </w:rPr>
        <w:t xml:space="preserve"> </w:t>
      </w:r>
      <w:r w:rsidR="000D427C">
        <w:rPr>
          <w:lang w:val="en-GB"/>
        </w:rPr>
        <w:t>–</w:t>
      </w:r>
      <w:r w:rsidR="007E3AC0">
        <w:rPr>
          <w:lang w:val="en-GB"/>
        </w:rPr>
        <w:t xml:space="preserve"> </w:t>
      </w:r>
      <w:r w:rsidR="000D427C">
        <w:rPr>
          <w:lang w:val="en-GB"/>
        </w:rPr>
        <w:t>As is seen above, the hourly data is missing for CPE and sockets in certain instances. This is primarily owing to 2 factors</w:t>
      </w:r>
    </w:p>
    <w:p w14:paraId="116C7729" w14:textId="587C04E8" w:rsidR="000D427C" w:rsidRDefault="000D427C" w:rsidP="000D427C">
      <w:pPr>
        <w:pStyle w:val="ListParagraph"/>
        <w:numPr>
          <w:ilvl w:val="1"/>
          <w:numId w:val="1"/>
        </w:numPr>
        <w:rPr>
          <w:lang w:val="en-GB"/>
        </w:rPr>
      </w:pPr>
      <w:r>
        <w:rPr>
          <w:lang w:val="en-GB"/>
        </w:rPr>
        <w:t xml:space="preserve">Failure in communication leading to inability of RMU to send data to the </w:t>
      </w:r>
      <w:r w:rsidR="009A1548">
        <w:rPr>
          <w:lang w:val="en-GB"/>
        </w:rPr>
        <w:t>gateway</w:t>
      </w:r>
    </w:p>
    <w:p w14:paraId="28D5253B" w14:textId="6DA2C2E0" w:rsidR="009A1548" w:rsidRDefault="009A1548" w:rsidP="000D427C">
      <w:pPr>
        <w:pStyle w:val="ListParagraph"/>
        <w:numPr>
          <w:ilvl w:val="1"/>
          <w:numId w:val="1"/>
        </w:numPr>
        <w:rPr>
          <w:lang w:val="en-GB"/>
        </w:rPr>
      </w:pPr>
      <w:r>
        <w:rPr>
          <w:lang w:val="en-GB"/>
        </w:rPr>
        <w:t>Failure of the system</w:t>
      </w:r>
      <w:r w:rsidR="00520DA4">
        <w:rPr>
          <w:lang w:val="en-GB"/>
        </w:rPr>
        <w:t>/device</w:t>
      </w:r>
    </w:p>
    <w:p w14:paraId="181AFACC" w14:textId="138C8A8F" w:rsidR="00520DA4" w:rsidRDefault="00520DA4" w:rsidP="00520DA4">
      <w:pPr>
        <w:pStyle w:val="ListParagraph"/>
        <w:rPr>
          <w:lang w:val="en-GB"/>
        </w:rPr>
      </w:pPr>
      <w:r>
        <w:rPr>
          <w:lang w:val="en-GB"/>
        </w:rPr>
        <w:t>In this study,</w:t>
      </w:r>
      <w:r w:rsidR="001E2761">
        <w:rPr>
          <w:lang w:val="en-GB"/>
        </w:rPr>
        <w:t xml:space="preserve"> analysis is only performed using data that is available. No data imputation is used for filling in missing values to avoid approximations. The subset of data used for analysis for each plot is explained below.</w:t>
      </w:r>
    </w:p>
    <w:p w14:paraId="11AC3A23" w14:textId="77777777" w:rsidR="001E2761" w:rsidRDefault="001E2761" w:rsidP="00520DA4">
      <w:pPr>
        <w:pStyle w:val="ListParagraph"/>
        <w:rPr>
          <w:lang w:val="en-GB"/>
        </w:rPr>
      </w:pPr>
    </w:p>
    <w:p w14:paraId="18C01AEA" w14:textId="3CD64347" w:rsidR="0069559B" w:rsidRDefault="0069559B" w:rsidP="0069559B">
      <w:pPr>
        <w:pStyle w:val="ListParagraph"/>
        <w:numPr>
          <w:ilvl w:val="0"/>
          <w:numId w:val="1"/>
        </w:numPr>
        <w:rPr>
          <w:lang w:val="en-GB"/>
        </w:rPr>
      </w:pPr>
      <w:r w:rsidRPr="0069559B">
        <w:rPr>
          <w:lang w:val="en-GB"/>
        </w:rPr>
        <w:t>T</w:t>
      </w:r>
      <w:r w:rsidR="007A6839" w:rsidRPr="0069559B">
        <w:rPr>
          <w:lang w:val="en-GB"/>
        </w:rPr>
        <w:t>ypical user load and AC consumption</w:t>
      </w:r>
      <w:r w:rsidR="00310950">
        <w:rPr>
          <w:lang w:val="en-GB"/>
        </w:rPr>
        <w:t xml:space="preserve"> per hour</w:t>
      </w:r>
      <w:r w:rsidR="007A6839" w:rsidRPr="0069559B">
        <w:rPr>
          <w:lang w:val="en-GB"/>
        </w:rPr>
        <w:t xml:space="preserve"> at the </w:t>
      </w:r>
      <w:r w:rsidR="005625CF">
        <w:rPr>
          <w:lang w:val="en-GB"/>
        </w:rPr>
        <w:t>h</w:t>
      </w:r>
      <w:r w:rsidR="007A6839" w:rsidRPr="0069559B">
        <w:rPr>
          <w:lang w:val="en-GB"/>
        </w:rPr>
        <w:t>all, nurseries and playground from July to Dec 2019</w:t>
      </w:r>
      <w:r w:rsidR="0017034F">
        <w:rPr>
          <w:lang w:val="en-GB"/>
        </w:rPr>
        <w:t xml:space="preserve"> – The typical load at the Hall, nurseries and playground is calculated </w:t>
      </w:r>
      <w:r w:rsidR="00310950">
        <w:rPr>
          <w:lang w:val="en-GB"/>
        </w:rPr>
        <w:t xml:space="preserve">as the summation of typical load values per device at each of the interventions for each hour per month. For instance, the typical load at Hall in any hour of a given month is the sum of typical </w:t>
      </w:r>
      <w:r w:rsidR="00B713FE">
        <w:rPr>
          <w:lang w:val="en-GB"/>
        </w:rPr>
        <w:t>load of all 7 CPE and 4 sockets in that hour.</w:t>
      </w:r>
      <w:r w:rsidR="00310950">
        <w:rPr>
          <w:lang w:val="en-GB"/>
        </w:rPr>
        <w:t xml:space="preserve"> </w:t>
      </w:r>
      <w:r w:rsidR="00B713FE">
        <w:rPr>
          <w:lang w:val="en-GB"/>
        </w:rPr>
        <w:t xml:space="preserve">For the </w:t>
      </w:r>
      <w:r w:rsidR="00C1710B">
        <w:rPr>
          <w:lang w:val="en-GB"/>
        </w:rPr>
        <w:t xml:space="preserve">calculation of load, we only consider typical hourly values where data is available for all sockets and CPE. Similar calculations are performed for nurseries and playground with the following </w:t>
      </w:r>
      <w:r w:rsidR="000512BA">
        <w:rPr>
          <w:lang w:val="en-GB"/>
        </w:rPr>
        <w:t>considerations</w:t>
      </w:r>
    </w:p>
    <w:p w14:paraId="3F771DCE" w14:textId="08D00FF9" w:rsidR="000512BA" w:rsidRDefault="000512BA" w:rsidP="000512BA">
      <w:pPr>
        <w:pStyle w:val="ListParagraph"/>
        <w:numPr>
          <w:ilvl w:val="1"/>
          <w:numId w:val="1"/>
        </w:numPr>
        <w:rPr>
          <w:lang w:val="en-GB"/>
        </w:rPr>
      </w:pPr>
      <w:r>
        <w:rPr>
          <w:lang w:val="en-GB"/>
        </w:rPr>
        <w:t>Data for Nursery 1A</w:t>
      </w:r>
      <w:r w:rsidR="00481994">
        <w:rPr>
          <w:lang w:val="en-GB"/>
        </w:rPr>
        <w:t xml:space="preserve"> socket 1 is </w:t>
      </w:r>
      <w:r w:rsidR="00416C84">
        <w:rPr>
          <w:lang w:val="en-GB"/>
        </w:rPr>
        <w:t>removed from the calculations as the yield for this socket is particularly low.</w:t>
      </w:r>
    </w:p>
    <w:p w14:paraId="31017895" w14:textId="53429401" w:rsidR="00416C84" w:rsidRDefault="00416C84" w:rsidP="000512BA">
      <w:pPr>
        <w:pStyle w:val="ListParagraph"/>
        <w:numPr>
          <w:ilvl w:val="1"/>
          <w:numId w:val="1"/>
        </w:numPr>
        <w:rPr>
          <w:lang w:val="en-GB"/>
        </w:rPr>
      </w:pPr>
      <w:r>
        <w:rPr>
          <w:lang w:val="en-GB"/>
        </w:rPr>
        <w:t>Data from 4</w:t>
      </w:r>
      <w:r w:rsidRPr="00416C84">
        <w:rPr>
          <w:vertAlign w:val="superscript"/>
          <w:lang w:val="en-GB"/>
        </w:rPr>
        <w:t>th</w:t>
      </w:r>
      <w:r>
        <w:rPr>
          <w:lang w:val="en-GB"/>
        </w:rPr>
        <w:t xml:space="preserve"> to 18</w:t>
      </w:r>
      <w:r w:rsidRPr="00416C84">
        <w:rPr>
          <w:vertAlign w:val="superscript"/>
          <w:lang w:val="en-GB"/>
        </w:rPr>
        <w:t>th</w:t>
      </w:r>
      <w:r>
        <w:rPr>
          <w:lang w:val="en-GB"/>
        </w:rPr>
        <w:t xml:space="preserve"> Sep 2019 for the micro-grid is removed from the calculations as the micro-grid was down during this period and would affect the typical load for the month.</w:t>
      </w:r>
      <w:r w:rsidR="00E77CA2">
        <w:rPr>
          <w:lang w:val="en-GB"/>
        </w:rPr>
        <w:t xml:space="preserve"> </w:t>
      </w:r>
      <w:ins w:id="1" w:author="Jonathan Nixon" w:date="2020-03-13T10:59:00Z">
        <w:r w:rsidR="00E77CA2">
          <w:rPr>
            <w:lang w:val="en-GB"/>
          </w:rPr>
          <w:t>However, this period is included in Figure 10 to show the impact the power outage had on the capture losses and subsequent performance ratio calculations</w:t>
        </w:r>
      </w:ins>
      <w:ins w:id="2" w:author="Jonathan Nixon" w:date="2020-03-13T11:00:00Z">
        <w:r w:rsidR="00E77CA2">
          <w:rPr>
            <w:lang w:val="en-GB"/>
          </w:rPr>
          <w:t xml:space="preserve"> (Figure 13)</w:t>
        </w:r>
      </w:ins>
      <w:ins w:id="3" w:author="Jonathan Nixon" w:date="2020-03-13T10:59:00Z">
        <w:r w:rsidR="00E77CA2">
          <w:rPr>
            <w:lang w:val="en-GB"/>
          </w:rPr>
          <w:t>.</w:t>
        </w:r>
      </w:ins>
    </w:p>
    <w:p w14:paraId="5F38CFA7" w14:textId="231C4C6C" w:rsidR="009F7BC3" w:rsidRDefault="009F7BC3" w:rsidP="009F7BC3">
      <w:pPr>
        <w:ind w:left="720"/>
        <w:rPr>
          <w:lang w:val="en-GB"/>
        </w:rPr>
      </w:pPr>
      <w:r>
        <w:rPr>
          <w:lang w:val="en-GB"/>
        </w:rPr>
        <w:t xml:space="preserve">The typical loads at the hall, </w:t>
      </w:r>
      <w:r w:rsidR="006816E8">
        <w:rPr>
          <w:lang w:val="en-GB"/>
        </w:rPr>
        <w:t>nurseries (1+2) and playgrounds are shown below along with the predicted load values</w:t>
      </w:r>
      <w:r w:rsidR="00346229">
        <w:rPr>
          <w:lang w:val="en-GB"/>
        </w:rPr>
        <w:t xml:space="preserve">. </w:t>
      </w:r>
    </w:p>
    <w:p w14:paraId="5F93D9B2" w14:textId="40A97852" w:rsidR="00FD1EAA" w:rsidRDefault="00FD1EAA" w:rsidP="009F7BC3">
      <w:pPr>
        <w:ind w:left="720"/>
        <w:rPr>
          <w:lang w:val="en-GB"/>
        </w:rPr>
      </w:pPr>
      <w:r>
        <w:rPr>
          <w:lang w:val="en-GB"/>
        </w:rPr>
        <w:t>Furthermore, t</w:t>
      </w:r>
      <w:r w:rsidR="00D76D63">
        <w:rPr>
          <w:lang w:val="en-GB"/>
        </w:rPr>
        <w:t xml:space="preserve">ypical </w:t>
      </w:r>
      <w:r>
        <w:rPr>
          <w:lang w:val="en-GB"/>
        </w:rPr>
        <w:t xml:space="preserve">AC consumption values at </w:t>
      </w:r>
      <w:r w:rsidR="005625CF">
        <w:rPr>
          <w:lang w:val="en-GB"/>
        </w:rPr>
        <w:t xml:space="preserve">hall and micro-grid </w:t>
      </w:r>
      <w:r w:rsidR="00D76D63">
        <w:rPr>
          <w:lang w:val="en-GB"/>
        </w:rPr>
        <w:t>per month are plotted for each hour, along with predicted consumption values.</w:t>
      </w:r>
    </w:p>
    <w:p w14:paraId="4079B509" w14:textId="429B1BE7" w:rsidR="008852A2" w:rsidRDefault="008852A2" w:rsidP="009F7BC3">
      <w:pPr>
        <w:ind w:left="720"/>
        <w:rPr>
          <w:lang w:val="en-GB"/>
        </w:rPr>
      </w:pPr>
    </w:p>
    <w:p w14:paraId="538A3BAB" w14:textId="791FE549" w:rsidR="008852A2" w:rsidRDefault="008852A2" w:rsidP="009F7BC3">
      <w:pPr>
        <w:ind w:left="720"/>
        <w:rPr>
          <w:lang w:val="en-GB"/>
        </w:rPr>
      </w:pPr>
      <w:ins w:id="4" w:author="Kriti Bhargava" w:date="2020-03-19T13:33:00Z">
        <w:r>
          <w:rPr>
            <w:noProof/>
            <w:lang w:val="en-GB"/>
          </w:rPr>
          <w:drawing>
            <wp:inline distT="0" distB="0" distL="0" distR="0" wp14:anchorId="57AC1D60" wp14:editId="69ACA236">
              <wp:extent cx="5134313" cy="3232568"/>
              <wp:effectExtent l="0" t="0" r="0" b="635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ypical_hall_load.png"/>
                      <pic:cNvPicPr/>
                    </pic:nvPicPr>
                    <pic:blipFill>
                      <a:blip r:embed="rId19">
                        <a:extLst>
                          <a:ext uri="{28A0092B-C50C-407E-A947-70E740481C1C}">
                            <a14:useLocalDpi xmlns:a14="http://schemas.microsoft.com/office/drawing/2010/main" val="0"/>
                          </a:ext>
                        </a:extLst>
                      </a:blip>
                      <a:stretch>
                        <a:fillRect/>
                      </a:stretch>
                    </pic:blipFill>
                    <pic:spPr>
                      <a:xfrm>
                        <a:off x="0" y="0"/>
                        <a:ext cx="5141226" cy="3236921"/>
                      </a:xfrm>
                      <a:prstGeom prst="rect">
                        <a:avLst/>
                      </a:prstGeom>
                    </pic:spPr>
                  </pic:pic>
                </a:graphicData>
              </a:graphic>
            </wp:inline>
          </w:drawing>
        </w:r>
      </w:ins>
    </w:p>
    <w:p w14:paraId="770A03B5" w14:textId="403D1EB1" w:rsidR="00F24209" w:rsidRDefault="00F24209" w:rsidP="009F7BC3">
      <w:pPr>
        <w:ind w:left="720"/>
        <w:rPr>
          <w:lang w:val="en-GB"/>
        </w:rPr>
      </w:pPr>
    </w:p>
    <w:p w14:paraId="03CF5461" w14:textId="65FB2964" w:rsidR="00F24209" w:rsidRDefault="00E77CA2" w:rsidP="00F24209">
      <w:pPr>
        <w:rPr>
          <w:lang w:val="en-GB"/>
        </w:rPr>
      </w:pPr>
      <w:commentRangeStart w:id="5"/>
      <w:commentRangeStart w:id="6"/>
      <w:commentRangeStart w:id="7"/>
      <w:commentRangeEnd w:id="5"/>
      <w:r>
        <w:rPr>
          <w:rStyle w:val="CommentReference"/>
        </w:rPr>
        <w:lastRenderedPageBreak/>
        <w:commentReference w:id="5"/>
      </w:r>
      <w:commentRangeEnd w:id="6"/>
      <w:r w:rsidR="008B222D">
        <w:rPr>
          <w:rStyle w:val="CommentReference"/>
        </w:rPr>
        <w:commentReference w:id="6"/>
      </w:r>
      <w:commentRangeEnd w:id="7"/>
      <w:r w:rsidR="008B222D">
        <w:rPr>
          <w:rStyle w:val="CommentReference"/>
        </w:rPr>
        <w:commentReference w:id="7"/>
      </w:r>
    </w:p>
    <w:p w14:paraId="2528C6AF" w14:textId="77777777" w:rsidR="00C03F52" w:rsidRDefault="004044C7" w:rsidP="00272C38">
      <w:pPr>
        <w:jc w:val="center"/>
        <w:rPr>
          <w:lang w:val="en-GB"/>
        </w:rPr>
      </w:pPr>
      <w:ins w:id="8" w:author="Kriti Bhargava" w:date="2020-03-19T13:33:00Z">
        <w:r>
          <w:rPr>
            <w:noProof/>
            <w:lang w:val="en-GB"/>
          </w:rPr>
          <w:drawing>
            <wp:inline distT="0" distB="0" distL="0" distR="0" wp14:anchorId="52DE4C7D" wp14:editId="36605CEE">
              <wp:extent cx="5085674" cy="3201945"/>
              <wp:effectExtent l="0" t="0" r="0"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ypical_hall_acLoad.png"/>
                      <pic:cNvPicPr/>
                    </pic:nvPicPr>
                    <pic:blipFill>
                      <a:blip r:embed="rId20">
                        <a:extLst>
                          <a:ext uri="{28A0092B-C50C-407E-A947-70E740481C1C}">
                            <a14:useLocalDpi xmlns:a14="http://schemas.microsoft.com/office/drawing/2010/main" val="0"/>
                          </a:ext>
                        </a:extLst>
                      </a:blip>
                      <a:stretch>
                        <a:fillRect/>
                      </a:stretch>
                    </pic:blipFill>
                    <pic:spPr>
                      <a:xfrm>
                        <a:off x="0" y="0"/>
                        <a:ext cx="5094675" cy="3207612"/>
                      </a:xfrm>
                      <a:prstGeom prst="rect">
                        <a:avLst/>
                      </a:prstGeom>
                    </pic:spPr>
                  </pic:pic>
                </a:graphicData>
              </a:graphic>
            </wp:inline>
          </w:drawing>
        </w:r>
      </w:ins>
    </w:p>
    <w:p w14:paraId="50D5B2CA" w14:textId="413F9E52" w:rsidR="00D76D63" w:rsidRDefault="00D76D63" w:rsidP="00272C38">
      <w:pPr>
        <w:jc w:val="center"/>
        <w:rPr>
          <w:lang w:val="en-GB"/>
        </w:rPr>
      </w:pPr>
    </w:p>
    <w:p w14:paraId="0A54DD3E" w14:textId="60BEBC1F" w:rsidR="00272C38" w:rsidRDefault="00173ECC" w:rsidP="00272C38">
      <w:pPr>
        <w:jc w:val="center"/>
        <w:rPr>
          <w:lang w:val="en-GB"/>
        </w:rPr>
      </w:pPr>
      <w:r>
        <w:rPr>
          <w:lang w:val="en-GB"/>
        </w:rPr>
        <w:t xml:space="preserve">Fig. 5: </w:t>
      </w:r>
      <w:r w:rsidR="00A57627">
        <w:rPr>
          <w:lang w:val="en-GB"/>
        </w:rPr>
        <w:t>Typical user load (CPE + soc</w:t>
      </w:r>
      <w:r w:rsidR="002936EF">
        <w:rPr>
          <w:lang w:val="en-GB"/>
        </w:rPr>
        <w:t>k</w:t>
      </w:r>
      <w:r w:rsidR="00A57627">
        <w:rPr>
          <w:lang w:val="en-GB"/>
        </w:rPr>
        <w:t xml:space="preserve">ets) and AC consumption </w:t>
      </w:r>
      <w:r w:rsidR="002936EF">
        <w:rPr>
          <w:lang w:val="en-GB"/>
        </w:rPr>
        <w:t xml:space="preserve">per hour </w:t>
      </w:r>
      <w:r w:rsidR="00A57627">
        <w:rPr>
          <w:lang w:val="en-GB"/>
        </w:rPr>
        <w:t>at the hall for the period of study</w:t>
      </w:r>
      <w:r w:rsidR="002936EF">
        <w:rPr>
          <w:lang w:val="en-GB"/>
        </w:rPr>
        <w:t xml:space="preserve"> from 19</w:t>
      </w:r>
      <w:r w:rsidR="002936EF" w:rsidRPr="002936EF">
        <w:rPr>
          <w:vertAlign w:val="superscript"/>
          <w:lang w:val="en-GB"/>
        </w:rPr>
        <w:t>th</w:t>
      </w:r>
      <w:r w:rsidR="002936EF">
        <w:rPr>
          <w:lang w:val="en-GB"/>
        </w:rPr>
        <w:t xml:space="preserve"> July 2019 to 31</w:t>
      </w:r>
      <w:r w:rsidR="002936EF" w:rsidRPr="002936EF">
        <w:rPr>
          <w:vertAlign w:val="superscript"/>
          <w:lang w:val="en-GB"/>
        </w:rPr>
        <w:t>st</w:t>
      </w:r>
      <w:r w:rsidR="002936EF">
        <w:rPr>
          <w:lang w:val="en-GB"/>
        </w:rPr>
        <w:t xml:space="preserve"> Dec 2019</w:t>
      </w:r>
      <w:r w:rsidR="00D566CE">
        <w:rPr>
          <w:lang w:val="en-GB"/>
        </w:rPr>
        <w:t xml:space="preserve"> for each month. The </w:t>
      </w:r>
      <w:r w:rsidR="00954A81">
        <w:rPr>
          <w:lang w:val="en-GB"/>
        </w:rPr>
        <w:t xml:space="preserve">predicted load is shown using the black curve. As is seen from the plots, the actual consumption </w:t>
      </w:r>
      <w:r w:rsidR="000541D3">
        <w:rPr>
          <w:lang w:val="en-GB"/>
        </w:rPr>
        <w:t>is much lower than the predicted values.</w:t>
      </w:r>
    </w:p>
    <w:p w14:paraId="1043D059" w14:textId="149CAD11" w:rsidR="000541D3" w:rsidRDefault="000541D3" w:rsidP="00272C38">
      <w:pPr>
        <w:jc w:val="center"/>
        <w:rPr>
          <w:lang w:val="en-GB"/>
        </w:rPr>
      </w:pPr>
    </w:p>
    <w:p w14:paraId="70D92FFB" w14:textId="77777777" w:rsidR="008852A2" w:rsidRDefault="008852A2" w:rsidP="00272C38">
      <w:pPr>
        <w:jc w:val="center"/>
        <w:rPr>
          <w:lang w:val="en-GB"/>
        </w:rPr>
      </w:pPr>
      <w:r>
        <w:rPr>
          <w:noProof/>
          <w:lang w:val="en-GB"/>
        </w:rPr>
        <w:drawing>
          <wp:inline distT="0" distB="0" distL="0" distR="0" wp14:anchorId="43200444" wp14:editId="0CC9D176">
            <wp:extent cx="5144040" cy="3238692"/>
            <wp:effectExtent l="0" t="0" r="0" b="0"/>
            <wp:docPr id="48" name="Picture 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ypical_nur_load.png"/>
                    <pic:cNvPicPr/>
                  </pic:nvPicPr>
                  <pic:blipFill>
                    <a:blip r:embed="rId21">
                      <a:extLst>
                        <a:ext uri="{28A0092B-C50C-407E-A947-70E740481C1C}">
                          <a14:useLocalDpi xmlns:a14="http://schemas.microsoft.com/office/drawing/2010/main" val="0"/>
                        </a:ext>
                      </a:extLst>
                    </a:blip>
                    <a:stretch>
                      <a:fillRect/>
                    </a:stretch>
                  </pic:blipFill>
                  <pic:spPr>
                    <a:xfrm>
                      <a:off x="0" y="0"/>
                      <a:ext cx="5153177" cy="3244445"/>
                    </a:xfrm>
                    <a:prstGeom prst="rect">
                      <a:avLst/>
                    </a:prstGeom>
                  </pic:spPr>
                </pic:pic>
              </a:graphicData>
            </a:graphic>
          </wp:inline>
        </w:drawing>
      </w:r>
    </w:p>
    <w:p w14:paraId="60535202" w14:textId="6A22EACD" w:rsidR="00936835" w:rsidRDefault="008852A2" w:rsidP="00272C38">
      <w:pPr>
        <w:jc w:val="center"/>
        <w:rPr>
          <w:lang w:val="en-GB"/>
        </w:rPr>
      </w:pPr>
      <w:r>
        <w:rPr>
          <w:noProof/>
          <w:lang w:val="en-GB"/>
        </w:rPr>
        <w:lastRenderedPageBreak/>
        <w:drawing>
          <wp:inline distT="0" distB="0" distL="0" distR="0" wp14:anchorId="149F6EA5" wp14:editId="2CEF0F19">
            <wp:extent cx="5270500" cy="3318311"/>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ypical_pg_load.png"/>
                    <pic:cNvPicPr/>
                  </pic:nvPicPr>
                  <pic:blipFill>
                    <a:blip r:embed="rId22">
                      <a:extLst>
                        <a:ext uri="{28A0092B-C50C-407E-A947-70E740481C1C}">
                          <a14:useLocalDpi xmlns:a14="http://schemas.microsoft.com/office/drawing/2010/main" val="0"/>
                        </a:ext>
                      </a:extLst>
                    </a:blip>
                    <a:stretch>
                      <a:fillRect/>
                    </a:stretch>
                  </pic:blipFill>
                  <pic:spPr>
                    <a:xfrm>
                      <a:off x="0" y="0"/>
                      <a:ext cx="5292144" cy="3331938"/>
                    </a:xfrm>
                    <a:prstGeom prst="rect">
                      <a:avLst/>
                    </a:prstGeom>
                  </pic:spPr>
                </pic:pic>
              </a:graphicData>
            </a:graphic>
          </wp:inline>
        </w:drawing>
      </w:r>
    </w:p>
    <w:p w14:paraId="5896A791" w14:textId="02892547" w:rsidR="008852A2" w:rsidRDefault="008852A2" w:rsidP="00272C38">
      <w:pPr>
        <w:jc w:val="center"/>
        <w:rPr>
          <w:lang w:val="en-GB"/>
        </w:rPr>
      </w:pPr>
    </w:p>
    <w:p w14:paraId="6267C9EA" w14:textId="76B3ECA5" w:rsidR="008852A2" w:rsidRDefault="008852A2" w:rsidP="00272C38">
      <w:pPr>
        <w:jc w:val="center"/>
        <w:rPr>
          <w:lang w:val="en-GB"/>
        </w:rPr>
      </w:pPr>
      <w:r>
        <w:rPr>
          <w:noProof/>
          <w:lang w:val="en-GB"/>
        </w:rPr>
        <w:drawing>
          <wp:inline distT="0" distB="0" distL="0" distR="0" wp14:anchorId="6F8A69B4" wp14:editId="4475812A">
            <wp:extent cx="5153768" cy="3244817"/>
            <wp:effectExtent l="0" t="0" r="254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ypical_acLoad_mg.png"/>
                    <pic:cNvPicPr/>
                  </pic:nvPicPr>
                  <pic:blipFill>
                    <a:blip r:embed="rId23">
                      <a:extLst>
                        <a:ext uri="{28A0092B-C50C-407E-A947-70E740481C1C}">
                          <a14:useLocalDpi xmlns:a14="http://schemas.microsoft.com/office/drawing/2010/main" val="0"/>
                        </a:ext>
                      </a:extLst>
                    </a:blip>
                    <a:stretch>
                      <a:fillRect/>
                    </a:stretch>
                  </pic:blipFill>
                  <pic:spPr>
                    <a:xfrm>
                      <a:off x="0" y="0"/>
                      <a:ext cx="5161659" cy="3249785"/>
                    </a:xfrm>
                    <a:prstGeom prst="rect">
                      <a:avLst/>
                    </a:prstGeom>
                  </pic:spPr>
                </pic:pic>
              </a:graphicData>
            </a:graphic>
          </wp:inline>
        </w:drawing>
      </w:r>
    </w:p>
    <w:p w14:paraId="37826554" w14:textId="77777777" w:rsidR="00936835" w:rsidRDefault="00936835" w:rsidP="00272C38">
      <w:pPr>
        <w:jc w:val="center"/>
        <w:rPr>
          <w:lang w:val="en-GB"/>
        </w:rPr>
      </w:pPr>
    </w:p>
    <w:p w14:paraId="19389333" w14:textId="5BF8131D" w:rsidR="005D1F55" w:rsidRDefault="005D1F55" w:rsidP="00272C38">
      <w:pPr>
        <w:jc w:val="center"/>
        <w:rPr>
          <w:lang w:val="en-GB"/>
        </w:rPr>
      </w:pPr>
    </w:p>
    <w:p w14:paraId="5BAC0AD2" w14:textId="4FB04ED9" w:rsidR="005D1F55" w:rsidRDefault="005D1F55" w:rsidP="005D1F55">
      <w:pPr>
        <w:jc w:val="center"/>
        <w:rPr>
          <w:lang w:val="en-GB"/>
        </w:rPr>
      </w:pPr>
      <w:r>
        <w:rPr>
          <w:lang w:val="en-GB"/>
        </w:rPr>
        <w:t>Fig. 6: Typical user load (CPE + sockets) and AC consumption per hour at the 2 nurseries combined and playground for the period of study from 02</w:t>
      </w:r>
      <w:r w:rsidRPr="005D1F55">
        <w:rPr>
          <w:vertAlign w:val="superscript"/>
          <w:lang w:val="en-GB"/>
        </w:rPr>
        <w:t>nd</w:t>
      </w:r>
      <w:r>
        <w:rPr>
          <w:lang w:val="en-GB"/>
        </w:rPr>
        <w:t xml:space="preserve"> July 2019 to 31</w:t>
      </w:r>
      <w:r w:rsidRPr="002936EF">
        <w:rPr>
          <w:vertAlign w:val="superscript"/>
          <w:lang w:val="en-GB"/>
        </w:rPr>
        <w:t>st</w:t>
      </w:r>
      <w:r>
        <w:rPr>
          <w:lang w:val="en-GB"/>
        </w:rPr>
        <w:t xml:space="preserve"> Dec 2019 for each month. The predicted load is shown using the black curve. As is seen from the plots, the actual consumption is much lower than the predicted values</w:t>
      </w:r>
      <w:r w:rsidR="00967589">
        <w:rPr>
          <w:lang w:val="en-GB"/>
        </w:rPr>
        <w:t xml:space="preserve"> in all 3 cases</w:t>
      </w:r>
      <w:r>
        <w:rPr>
          <w:lang w:val="en-GB"/>
        </w:rPr>
        <w:t>.</w:t>
      </w:r>
    </w:p>
    <w:p w14:paraId="550BBBB2" w14:textId="722804FC" w:rsidR="005D1F55" w:rsidRPr="009F7BC3" w:rsidRDefault="005D1F55" w:rsidP="00272C38">
      <w:pPr>
        <w:jc w:val="center"/>
        <w:rPr>
          <w:lang w:val="en-GB"/>
        </w:rPr>
      </w:pPr>
    </w:p>
    <w:p w14:paraId="239EBBE6" w14:textId="65B3657F" w:rsidR="00967589" w:rsidRDefault="007A6839" w:rsidP="00967589">
      <w:pPr>
        <w:pStyle w:val="ListParagraph"/>
        <w:numPr>
          <w:ilvl w:val="0"/>
          <w:numId w:val="1"/>
        </w:numPr>
        <w:rPr>
          <w:lang w:val="en-GB"/>
        </w:rPr>
      </w:pPr>
      <w:r w:rsidRPr="0069559B">
        <w:rPr>
          <w:lang w:val="en-GB"/>
        </w:rPr>
        <w:t xml:space="preserve">Typical day </w:t>
      </w:r>
      <w:r w:rsidR="0069559B">
        <w:rPr>
          <w:lang w:val="en-GB"/>
        </w:rPr>
        <w:t xml:space="preserve">(system data) </w:t>
      </w:r>
      <w:r w:rsidRPr="0069559B">
        <w:rPr>
          <w:lang w:val="en-GB"/>
        </w:rPr>
        <w:t xml:space="preserve">at Hall </w:t>
      </w:r>
      <w:r w:rsidR="003B272E" w:rsidRPr="0069559B">
        <w:rPr>
          <w:lang w:val="en-GB"/>
        </w:rPr>
        <w:t xml:space="preserve">and micro-grid </w:t>
      </w:r>
      <w:r w:rsidRPr="0069559B">
        <w:rPr>
          <w:lang w:val="en-GB"/>
        </w:rPr>
        <w:t>– monthly, 3-monthly and 6-monthly</w:t>
      </w:r>
      <w:r w:rsidR="00967589">
        <w:rPr>
          <w:lang w:val="en-GB"/>
        </w:rPr>
        <w:t xml:space="preserve"> – </w:t>
      </w:r>
      <w:r w:rsidR="00664B96">
        <w:rPr>
          <w:lang w:val="en-GB"/>
        </w:rPr>
        <w:t>T</w:t>
      </w:r>
      <w:r w:rsidR="00967589">
        <w:rPr>
          <w:lang w:val="en-GB"/>
        </w:rPr>
        <w:t xml:space="preserve">ypical day </w:t>
      </w:r>
      <w:r w:rsidR="00664B96">
        <w:rPr>
          <w:lang w:val="en-GB"/>
        </w:rPr>
        <w:t xml:space="preserve">values </w:t>
      </w:r>
      <w:r w:rsidR="00967589">
        <w:rPr>
          <w:lang w:val="en-GB"/>
        </w:rPr>
        <w:t>p</w:t>
      </w:r>
      <w:r w:rsidR="00664B96">
        <w:rPr>
          <w:lang w:val="en-GB"/>
        </w:rPr>
        <w:t xml:space="preserve">er month are calculated as the mean value across all days in a month for each hour. To assess the typical day behaviour at </w:t>
      </w:r>
      <w:r w:rsidR="00741FDA">
        <w:rPr>
          <w:lang w:val="en-GB"/>
        </w:rPr>
        <w:t>h</w:t>
      </w:r>
      <w:r w:rsidR="00664B96">
        <w:rPr>
          <w:lang w:val="en-GB"/>
        </w:rPr>
        <w:t xml:space="preserve">all and </w:t>
      </w:r>
      <w:r w:rsidR="00741FDA">
        <w:rPr>
          <w:lang w:val="en-GB"/>
        </w:rPr>
        <w:t>m</w:t>
      </w:r>
      <w:r w:rsidR="00664B96">
        <w:rPr>
          <w:lang w:val="en-GB"/>
        </w:rPr>
        <w:t xml:space="preserve">icrogrid, </w:t>
      </w:r>
      <w:r w:rsidR="00664B96">
        <w:rPr>
          <w:lang w:val="en-GB"/>
        </w:rPr>
        <w:lastRenderedPageBreak/>
        <w:t xml:space="preserve">system </w:t>
      </w:r>
      <w:r w:rsidR="00741FDA">
        <w:rPr>
          <w:lang w:val="en-GB"/>
        </w:rPr>
        <w:t xml:space="preserve">data is </w:t>
      </w:r>
      <w:r w:rsidR="00664B96">
        <w:rPr>
          <w:lang w:val="en-GB"/>
        </w:rPr>
        <w:t>used</w:t>
      </w:r>
      <w:r w:rsidR="00741FDA">
        <w:rPr>
          <w:lang w:val="en-GB"/>
        </w:rPr>
        <w:t xml:space="preserve"> for hours where all parameter values are available.</w:t>
      </w:r>
      <w:r w:rsidR="00664B96">
        <w:rPr>
          <w:lang w:val="en-GB"/>
        </w:rPr>
        <w:t xml:space="preserve"> </w:t>
      </w:r>
      <w:r w:rsidR="00741FDA">
        <w:rPr>
          <w:lang w:val="en-GB"/>
        </w:rPr>
        <w:t>Moreover, f</w:t>
      </w:r>
      <w:r w:rsidR="00664B96">
        <w:rPr>
          <w:lang w:val="en-GB"/>
        </w:rPr>
        <w:t>or the analysis of micro-grid data, the data from 4</w:t>
      </w:r>
      <w:r w:rsidR="00664B96" w:rsidRPr="00664B96">
        <w:rPr>
          <w:vertAlign w:val="superscript"/>
          <w:lang w:val="en-GB"/>
        </w:rPr>
        <w:t>th</w:t>
      </w:r>
      <w:r w:rsidR="00664B96">
        <w:rPr>
          <w:lang w:val="en-GB"/>
        </w:rPr>
        <w:t xml:space="preserve"> to 18</w:t>
      </w:r>
      <w:r w:rsidR="00664B96" w:rsidRPr="00664B96">
        <w:rPr>
          <w:vertAlign w:val="superscript"/>
          <w:lang w:val="en-GB"/>
        </w:rPr>
        <w:t>th</w:t>
      </w:r>
      <w:r w:rsidR="00664B96">
        <w:rPr>
          <w:lang w:val="en-GB"/>
        </w:rPr>
        <w:t xml:space="preserve"> Sep 2019 is excluded. </w:t>
      </w:r>
    </w:p>
    <w:p w14:paraId="2E49A0FD" w14:textId="747D9F48" w:rsidR="00741FDA" w:rsidRDefault="00741FDA" w:rsidP="00741FDA">
      <w:pPr>
        <w:rPr>
          <w:lang w:val="en-GB"/>
        </w:rPr>
      </w:pPr>
    </w:p>
    <w:p w14:paraId="2ED2B7AC" w14:textId="59B1130A" w:rsidR="0062413F" w:rsidRDefault="00741FDA" w:rsidP="00741FDA">
      <w:pPr>
        <w:ind w:left="720"/>
        <w:rPr>
          <w:lang w:val="en-GB"/>
        </w:rPr>
      </w:pPr>
      <w:r>
        <w:rPr>
          <w:lang w:val="en-GB"/>
        </w:rPr>
        <w:t>Typical day plots at hall and micro-grid</w:t>
      </w:r>
      <w:r w:rsidR="0062413F">
        <w:rPr>
          <w:lang w:val="en-GB"/>
        </w:rPr>
        <w:t xml:space="preserve"> are shown for each month, first 3 </w:t>
      </w:r>
      <w:r w:rsidR="007F6137">
        <w:rPr>
          <w:lang w:val="en-GB"/>
        </w:rPr>
        <w:t xml:space="preserve">months (Jul-Sep), </w:t>
      </w:r>
      <w:r w:rsidR="0062413F">
        <w:rPr>
          <w:lang w:val="en-GB"/>
        </w:rPr>
        <w:t>last 3 months</w:t>
      </w:r>
      <w:r w:rsidR="007F6137">
        <w:rPr>
          <w:lang w:val="en-GB"/>
        </w:rPr>
        <w:t xml:space="preserve"> (Oct-Dec)</w:t>
      </w:r>
      <w:r w:rsidR="0062413F">
        <w:rPr>
          <w:lang w:val="en-GB"/>
        </w:rPr>
        <w:t xml:space="preserve"> and 6 months period</w:t>
      </w:r>
      <w:r w:rsidR="007F6137">
        <w:rPr>
          <w:lang w:val="en-GB"/>
        </w:rPr>
        <w:t xml:space="preserve"> (Jul-Dec)</w:t>
      </w:r>
      <w:r w:rsidR="0062413F">
        <w:rPr>
          <w:lang w:val="en-GB"/>
        </w:rPr>
        <w:t>.</w:t>
      </w:r>
    </w:p>
    <w:p w14:paraId="0FD5E331" w14:textId="77777777" w:rsidR="0062413F" w:rsidRDefault="0062413F" w:rsidP="00741FDA">
      <w:pPr>
        <w:ind w:left="720"/>
        <w:rPr>
          <w:lang w:val="en-GB"/>
        </w:rPr>
      </w:pPr>
    </w:p>
    <w:p w14:paraId="12548652" w14:textId="212BD95B" w:rsidR="00741FDA" w:rsidRDefault="0062413F" w:rsidP="00F72897">
      <w:pPr>
        <w:ind w:left="720"/>
        <w:jc w:val="center"/>
        <w:rPr>
          <w:lang w:val="en-GB"/>
        </w:rPr>
      </w:pPr>
      <w:r>
        <w:rPr>
          <w:noProof/>
          <w:lang w:val="en-GB"/>
        </w:rPr>
        <w:drawing>
          <wp:inline distT="0" distB="0" distL="0" distR="0" wp14:anchorId="783388B1" wp14:editId="0439317A">
            <wp:extent cx="5225624" cy="3290208"/>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ypical_hall_system_jul.png"/>
                    <pic:cNvPicPr/>
                  </pic:nvPicPr>
                  <pic:blipFill>
                    <a:blip r:embed="rId24">
                      <a:extLst>
                        <a:ext uri="{28A0092B-C50C-407E-A947-70E740481C1C}">
                          <a14:useLocalDpi xmlns:a14="http://schemas.microsoft.com/office/drawing/2010/main" val="0"/>
                        </a:ext>
                      </a:extLst>
                    </a:blip>
                    <a:stretch>
                      <a:fillRect/>
                    </a:stretch>
                  </pic:blipFill>
                  <pic:spPr>
                    <a:xfrm>
                      <a:off x="0" y="0"/>
                      <a:ext cx="5240834" cy="3299785"/>
                    </a:xfrm>
                    <a:prstGeom prst="rect">
                      <a:avLst/>
                    </a:prstGeom>
                  </pic:spPr>
                </pic:pic>
              </a:graphicData>
            </a:graphic>
          </wp:inline>
        </w:drawing>
      </w:r>
    </w:p>
    <w:p w14:paraId="701A0DBC" w14:textId="77777777" w:rsidR="00F72897" w:rsidRDefault="00F72897" w:rsidP="00741FDA">
      <w:pPr>
        <w:ind w:left="720"/>
        <w:rPr>
          <w:lang w:val="en-GB"/>
        </w:rPr>
      </w:pPr>
    </w:p>
    <w:p w14:paraId="09E5F79F" w14:textId="565933DA" w:rsidR="0062413F" w:rsidRDefault="0062413F" w:rsidP="00741FDA">
      <w:pPr>
        <w:ind w:left="720"/>
        <w:rPr>
          <w:lang w:val="en-GB"/>
        </w:rPr>
      </w:pPr>
    </w:p>
    <w:p w14:paraId="33713AE2" w14:textId="77777777" w:rsidR="00F72897" w:rsidRDefault="0062413F" w:rsidP="00F72897">
      <w:pPr>
        <w:ind w:left="720"/>
        <w:jc w:val="center"/>
        <w:rPr>
          <w:lang w:val="en-GB"/>
        </w:rPr>
      </w:pPr>
      <w:r>
        <w:rPr>
          <w:noProof/>
          <w:lang w:val="en-GB"/>
        </w:rPr>
        <w:drawing>
          <wp:inline distT="0" distB="0" distL="0" distR="0" wp14:anchorId="1066E572" wp14:editId="6748FE7F">
            <wp:extent cx="5160788" cy="3249385"/>
            <wp:effectExtent l="0" t="0" r="0" b="190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ypical_hall_system_aug.png"/>
                    <pic:cNvPicPr/>
                  </pic:nvPicPr>
                  <pic:blipFill>
                    <a:blip r:embed="rId25">
                      <a:extLst>
                        <a:ext uri="{28A0092B-C50C-407E-A947-70E740481C1C}">
                          <a14:useLocalDpi xmlns:a14="http://schemas.microsoft.com/office/drawing/2010/main" val="0"/>
                        </a:ext>
                      </a:extLst>
                    </a:blip>
                    <a:stretch>
                      <a:fillRect/>
                    </a:stretch>
                  </pic:blipFill>
                  <pic:spPr>
                    <a:xfrm>
                      <a:off x="0" y="0"/>
                      <a:ext cx="5172327" cy="3256650"/>
                    </a:xfrm>
                    <a:prstGeom prst="rect">
                      <a:avLst/>
                    </a:prstGeom>
                  </pic:spPr>
                </pic:pic>
              </a:graphicData>
            </a:graphic>
          </wp:inline>
        </w:drawing>
      </w:r>
    </w:p>
    <w:p w14:paraId="372708AA" w14:textId="76583B14" w:rsidR="0062413F" w:rsidRDefault="0062413F" w:rsidP="00741FDA">
      <w:pPr>
        <w:ind w:left="720"/>
        <w:rPr>
          <w:lang w:val="en-GB"/>
        </w:rPr>
      </w:pPr>
      <w:r>
        <w:rPr>
          <w:noProof/>
          <w:lang w:val="en-GB"/>
        </w:rPr>
        <w:lastRenderedPageBreak/>
        <w:drawing>
          <wp:inline distT="0" distB="0" distL="0" distR="0" wp14:anchorId="30998B9B" wp14:editId="6DBF76EA">
            <wp:extent cx="5329357" cy="3355521"/>
            <wp:effectExtent l="0" t="0" r="508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ypical_hall_system_sep.png"/>
                    <pic:cNvPicPr/>
                  </pic:nvPicPr>
                  <pic:blipFill>
                    <a:blip r:embed="rId26">
                      <a:extLst>
                        <a:ext uri="{28A0092B-C50C-407E-A947-70E740481C1C}">
                          <a14:useLocalDpi xmlns:a14="http://schemas.microsoft.com/office/drawing/2010/main" val="0"/>
                        </a:ext>
                      </a:extLst>
                    </a:blip>
                    <a:stretch>
                      <a:fillRect/>
                    </a:stretch>
                  </pic:blipFill>
                  <pic:spPr>
                    <a:xfrm>
                      <a:off x="0" y="0"/>
                      <a:ext cx="5337245" cy="3360487"/>
                    </a:xfrm>
                    <a:prstGeom prst="rect">
                      <a:avLst/>
                    </a:prstGeom>
                  </pic:spPr>
                </pic:pic>
              </a:graphicData>
            </a:graphic>
          </wp:inline>
        </w:drawing>
      </w:r>
    </w:p>
    <w:p w14:paraId="31DF7284" w14:textId="77777777" w:rsidR="00F72897" w:rsidRDefault="00F72897" w:rsidP="00741FDA">
      <w:pPr>
        <w:ind w:left="720"/>
        <w:rPr>
          <w:lang w:val="en-GB"/>
        </w:rPr>
      </w:pPr>
    </w:p>
    <w:p w14:paraId="31C087D6" w14:textId="34E7860A" w:rsidR="00187148" w:rsidRDefault="00187148" w:rsidP="00741FDA">
      <w:pPr>
        <w:ind w:left="720"/>
        <w:rPr>
          <w:lang w:val="en-GB"/>
        </w:rPr>
      </w:pPr>
    </w:p>
    <w:p w14:paraId="310DEF92" w14:textId="6541F1C1" w:rsidR="00187148" w:rsidRDefault="00187148" w:rsidP="00741FDA">
      <w:pPr>
        <w:ind w:left="720"/>
        <w:rPr>
          <w:lang w:val="en-GB"/>
        </w:rPr>
      </w:pPr>
      <w:r>
        <w:rPr>
          <w:noProof/>
          <w:lang w:val="en-GB"/>
        </w:rPr>
        <w:drawing>
          <wp:inline distT="0" distB="0" distL="0" distR="0" wp14:anchorId="3BE5CCC2" wp14:editId="44405FD8">
            <wp:extent cx="5225623" cy="3290207"/>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ypical_hall_system_oct.png"/>
                    <pic:cNvPicPr/>
                  </pic:nvPicPr>
                  <pic:blipFill>
                    <a:blip r:embed="rId27">
                      <a:extLst>
                        <a:ext uri="{28A0092B-C50C-407E-A947-70E740481C1C}">
                          <a14:useLocalDpi xmlns:a14="http://schemas.microsoft.com/office/drawing/2010/main" val="0"/>
                        </a:ext>
                      </a:extLst>
                    </a:blip>
                    <a:stretch>
                      <a:fillRect/>
                    </a:stretch>
                  </pic:blipFill>
                  <pic:spPr>
                    <a:xfrm>
                      <a:off x="0" y="0"/>
                      <a:ext cx="5234998" cy="3296109"/>
                    </a:xfrm>
                    <a:prstGeom prst="rect">
                      <a:avLst/>
                    </a:prstGeom>
                  </pic:spPr>
                </pic:pic>
              </a:graphicData>
            </a:graphic>
          </wp:inline>
        </w:drawing>
      </w:r>
    </w:p>
    <w:p w14:paraId="2DE477F8" w14:textId="77777777" w:rsidR="00F72897" w:rsidRDefault="00F72897" w:rsidP="00741FDA">
      <w:pPr>
        <w:ind w:left="720"/>
        <w:rPr>
          <w:lang w:val="en-GB"/>
        </w:rPr>
      </w:pPr>
    </w:p>
    <w:p w14:paraId="60E9BE56" w14:textId="0237CBB4" w:rsidR="00D0022E" w:rsidRDefault="00D0022E" w:rsidP="00741FDA">
      <w:pPr>
        <w:ind w:left="720"/>
        <w:rPr>
          <w:lang w:val="en-GB"/>
        </w:rPr>
      </w:pPr>
    </w:p>
    <w:p w14:paraId="318E5F6E" w14:textId="44292214" w:rsidR="00D0022E" w:rsidRDefault="00D0022E" w:rsidP="00741FDA">
      <w:pPr>
        <w:ind w:left="720"/>
        <w:rPr>
          <w:lang w:val="en-GB"/>
        </w:rPr>
      </w:pPr>
      <w:r>
        <w:rPr>
          <w:noProof/>
          <w:lang w:val="en-GB"/>
        </w:rPr>
        <w:lastRenderedPageBreak/>
        <w:drawing>
          <wp:inline distT="0" distB="0" distL="0" distR="0" wp14:anchorId="0FE60620" wp14:editId="35BCE140">
            <wp:extent cx="5368258" cy="3380014"/>
            <wp:effectExtent l="0" t="0" r="4445" b="0"/>
            <wp:docPr id="21" name="Picture 2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ypical_hall_system_nov.png"/>
                    <pic:cNvPicPr/>
                  </pic:nvPicPr>
                  <pic:blipFill>
                    <a:blip r:embed="rId28">
                      <a:extLst>
                        <a:ext uri="{28A0092B-C50C-407E-A947-70E740481C1C}">
                          <a14:useLocalDpi xmlns:a14="http://schemas.microsoft.com/office/drawing/2010/main" val="0"/>
                        </a:ext>
                      </a:extLst>
                    </a:blip>
                    <a:stretch>
                      <a:fillRect/>
                    </a:stretch>
                  </pic:blipFill>
                  <pic:spPr>
                    <a:xfrm>
                      <a:off x="0" y="0"/>
                      <a:ext cx="5387493" cy="3392125"/>
                    </a:xfrm>
                    <a:prstGeom prst="rect">
                      <a:avLst/>
                    </a:prstGeom>
                  </pic:spPr>
                </pic:pic>
              </a:graphicData>
            </a:graphic>
          </wp:inline>
        </w:drawing>
      </w:r>
    </w:p>
    <w:p w14:paraId="790D3367" w14:textId="77777777" w:rsidR="00F72897" w:rsidRDefault="00F72897" w:rsidP="00741FDA">
      <w:pPr>
        <w:ind w:left="720"/>
        <w:rPr>
          <w:lang w:val="en-GB"/>
        </w:rPr>
      </w:pPr>
    </w:p>
    <w:p w14:paraId="073330CE" w14:textId="51E401F0" w:rsidR="00187148" w:rsidRDefault="00187148" w:rsidP="00741FDA">
      <w:pPr>
        <w:ind w:left="720"/>
        <w:rPr>
          <w:lang w:val="en-GB"/>
        </w:rPr>
      </w:pPr>
    </w:p>
    <w:p w14:paraId="0C8E24DE" w14:textId="77777777" w:rsidR="00F72897" w:rsidRDefault="00187148" w:rsidP="00741FDA">
      <w:pPr>
        <w:ind w:left="720"/>
        <w:rPr>
          <w:lang w:val="en-GB"/>
        </w:rPr>
      </w:pPr>
      <w:r>
        <w:rPr>
          <w:noProof/>
          <w:lang w:val="en-GB"/>
        </w:rPr>
        <w:drawing>
          <wp:inline distT="0" distB="0" distL="0" distR="0" wp14:anchorId="17858A8A" wp14:editId="3EBFA17F">
            <wp:extent cx="5342325" cy="3363686"/>
            <wp:effectExtent l="0" t="0" r="4445" b="1905"/>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ypical_hall_system_dec.png"/>
                    <pic:cNvPicPr/>
                  </pic:nvPicPr>
                  <pic:blipFill>
                    <a:blip r:embed="rId29">
                      <a:extLst>
                        <a:ext uri="{28A0092B-C50C-407E-A947-70E740481C1C}">
                          <a14:useLocalDpi xmlns:a14="http://schemas.microsoft.com/office/drawing/2010/main" val="0"/>
                        </a:ext>
                      </a:extLst>
                    </a:blip>
                    <a:stretch>
                      <a:fillRect/>
                    </a:stretch>
                  </pic:blipFill>
                  <pic:spPr>
                    <a:xfrm>
                      <a:off x="0" y="0"/>
                      <a:ext cx="5342325" cy="3363686"/>
                    </a:xfrm>
                    <a:prstGeom prst="rect">
                      <a:avLst/>
                    </a:prstGeom>
                  </pic:spPr>
                </pic:pic>
              </a:graphicData>
            </a:graphic>
          </wp:inline>
        </w:drawing>
      </w:r>
    </w:p>
    <w:p w14:paraId="332B2962" w14:textId="58A35203" w:rsidR="00187148" w:rsidRDefault="00187148" w:rsidP="00741FDA">
      <w:pPr>
        <w:ind w:left="720"/>
        <w:rPr>
          <w:lang w:val="en-GB"/>
        </w:rPr>
      </w:pPr>
      <w:r>
        <w:rPr>
          <w:noProof/>
          <w:lang w:val="en-GB"/>
        </w:rPr>
        <w:lastRenderedPageBreak/>
        <w:drawing>
          <wp:inline distT="0" distB="0" distL="0" distR="0" wp14:anchorId="54633BD2" wp14:editId="495D8A12">
            <wp:extent cx="5355291" cy="3371850"/>
            <wp:effectExtent l="0" t="0" r="4445"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ypical_hall_system_jul_sep.png"/>
                    <pic:cNvPicPr/>
                  </pic:nvPicPr>
                  <pic:blipFill>
                    <a:blip r:embed="rId30">
                      <a:extLst>
                        <a:ext uri="{28A0092B-C50C-407E-A947-70E740481C1C}">
                          <a14:useLocalDpi xmlns:a14="http://schemas.microsoft.com/office/drawing/2010/main" val="0"/>
                        </a:ext>
                      </a:extLst>
                    </a:blip>
                    <a:stretch>
                      <a:fillRect/>
                    </a:stretch>
                  </pic:blipFill>
                  <pic:spPr>
                    <a:xfrm>
                      <a:off x="0" y="0"/>
                      <a:ext cx="5371514" cy="3382064"/>
                    </a:xfrm>
                    <a:prstGeom prst="rect">
                      <a:avLst/>
                    </a:prstGeom>
                  </pic:spPr>
                </pic:pic>
              </a:graphicData>
            </a:graphic>
          </wp:inline>
        </w:drawing>
      </w:r>
    </w:p>
    <w:p w14:paraId="17667CBA" w14:textId="6C42FAE3" w:rsidR="00187148" w:rsidRDefault="00187148" w:rsidP="00741FDA">
      <w:pPr>
        <w:ind w:left="720"/>
        <w:rPr>
          <w:lang w:val="en-GB"/>
        </w:rPr>
      </w:pPr>
    </w:p>
    <w:p w14:paraId="609FCEDF" w14:textId="2486B280" w:rsidR="00187148" w:rsidRDefault="00187148" w:rsidP="00741FDA">
      <w:pPr>
        <w:ind w:left="720"/>
        <w:rPr>
          <w:lang w:val="en-GB"/>
        </w:rPr>
      </w:pPr>
      <w:r>
        <w:rPr>
          <w:noProof/>
          <w:lang w:val="en-GB"/>
        </w:rPr>
        <w:drawing>
          <wp:inline distT="0" distB="0" distL="0" distR="0" wp14:anchorId="68CD3360" wp14:editId="2B93FBD2">
            <wp:extent cx="5484958" cy="3453492"/>
            <wp:effectExtent l="0" t="0" r="1905" b="1270"/>
            <wp:docPr id="26" name="Picture 26"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ypical_hall_system_oct_dec.png"/>
                    <pic:cNvPicPr/>
                  </pic:nvPicPr>
                  <pic:blipFill>
                    <a:blip r:embed="rId31">
                      <a:extLst>
                        <a:ext uri="{28A0092B-C50C-407E-A947-70E740481C1C}">
                          <a14:useLocalDpi xmlns:a14="http://schemas.microsoft.com/office/drawing/2010/main" val="0"/>
                        </a:ext>
                      </a:extLst>
                    </a:blip>
                    <a:stretch>
                      <a:fillRect/>
                    </a:stretch>
                  </pic:blipFill>
                  <pic:spPr>
                    <a:xfrm>
                      <a:off x="0" y="0"/>
                      <a:ext cx="5508751" cy="3468473"/>
                    </a:xfrm>
                    <a:prstGeom prst="rect">
                      <a:avLst/>
                    </a:prstGeom>
                  </pic:spPr>
                </pic:pic>
              </a:graphicData>
            </a:graphic>
          </wp:inline>
        </w:drawing>
      </w:r>
    </w:p>
    <w:p w14:paraId="5E7AA9CC" w14:textId="77777777" w:rsidR="00F72897" w:rsidRDefault="00F72897" w:rsidP="00741FDA">
      <w:pPr>
        <w:ind w:left="720"/>
        <w:rPr>
          <w:lang w:val="en-GB"/>
        </w:rPr>
      </w:pPr>
    </w:p>
    <w:p w14:paraId="00BE46A6" w14:textId="13C5CCC5" w:rsidR="00187148" w:rsidRDefault="00187148" w:rsidP="00741FDA">
      <w:pPr>
        <w:ind w:left="720"/>
        <w:rPr>
          <w:lang w:val="en-GB"/>
        </w:rPr>
      </w:pPr>
    </w:p>
    <w:p w14:paraId="264D4D40" w14:textId="570BEEDF" w:rsidR="00187148" w:rsidRDefault="00187148" w:rsidP="00741FDA">
      <w:pPr>
        <w:ind w:left="720"/>
        <w:rPr>
          <w:lang w:val="en-GB"/>
        </w:rPr>
      </w:pPr>
      <w:r>
        <w:rPr>
          <w:noProof/>
          <w:lang w:val="en-GB"/>
        </w:rPr>
        <w:lastRenderedPageBreak/>
        <w:drawing>
          <wp:inline distT="0" distB="0" distL="0" distR="0" wp14:anchorId="00398B2D" wp14:editId="1C03D802">
            <wp:extent cx="5225623" cy="3290207"/>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ypical_hall_system_jul_dec.png"/>
                    <pic:cNvPicPr/>
                  </pic:nvPicPr>
                  <pic:blipFill>
                    <a:blip r:embed="rId32">
                      <a:extLst>
                        <a:ext uri="{28A0092B-C50C-407E-A947-70E740481C1C}">
                          <a14:useLocalDpi xmlns:a14="http://schemas.microsoft.com/office/drawing/2010/main" val="0"/>
                        </a:ext>
                      </a:extLst>
                    </a:blip>
                    <a:stretch>
                      <a:fillRect/>
                    </a:stretch>
                  </pic:blipFill>
                  <pic:spPr>
                    <a:xfrm>
                      <a:off x="0" y="0"/>
                      <a:ext cx="5235669" cy="3296533"/>
                    </a:xfrm>
                    <a:prstGeom prst="rect">
                      <a:avLst/>
                    </a:prstGeom>
                  </pic:spPr>
                </pic:pic>
              </a:graphicData>
            </a:graphic>
          </wp:inline>
        </w:drawing>
      </w:r>
    </w:p>
    <w:p w14:paraId="7FD7C231" w14:textId="14A79F08" w:rsidR="00187148" w:rsidRDefault="00187148" w:rsidP="00741FDA">
      <w:pPr>
        <w:ind w:left="720"/>
        <w:rPr>
          <w:lang w:val="en-GB"/>
        </w:rPr>
      </w:pPr>
      <w:r>
        <w:rPr>
          <w:lang w:val="en-GB"/>
        </w:rPr>
        <w:t>Fig. 7: Typical day at the Hall</w:t>
      </w:r>
      <w:r w:rsidR="00EF098A">
        <w:rPr>
          <w:lang w:val="en-GB"/>
        </w:rPr>
        <w:t>. Typical hourly values are calculated as the mean value for the given hour across all days for the period of time under consideration. The state of charge is also shown on the secondary y-axis.</w:t>
      </w:r>
    </w:p>
    <w:p w14:paraId="7D8CB66B" w14:textId="77777777" w:rsidR="00E558E0" w:rsidRDefault="00E558E0" w:rsidP="00741FDA">
      <w:pPr>
        <w:ind w:left="720"/>
        <w:rPr>
          <w:lang w:val="en-GB"/>
        </w:rPr>
      </w:pPr>
    </w:p>
    <w:p w14:paraId="031ACD47" w14:textId="5E587CCD" w:rsidR="00E558E0" w:rsidRDefault="00E558E0" w:rsidP="00741FDA">
      <w:pPr>
        <w:ind w:left="720"/>
        <w:rPr>
          <w:lang w:val="en-GB"/>
        </w:rPr>
      </w:pPr>
    </w:p>
    <w:p w14:paraId="03B8AA01" w14:textId="5E5EA08F" w:rsidR="00E558E0" w:rsidRDefault="00E558E0" w:rsidP="00741FDA">
      <w:pPr>
        <w:ind w:left="720"/>
        <w:rPr>
          <w:lang w:val="en-GB"/>
        </w:rPr>
      </w:pPr>
      <w:r>
        <w:rPr>
          <w:noProof/>
          <w:lang w:val="en-GB"/>
        </w:rPr>
        <w:drawing>
          <wp:inline distT="0" distB="0" distL="0" distR="0" wp14:anchorId="6F4270A1" wp14:editId="3BE67F1F">
            <wp:extent cx="5459025" cy="3437164"/>
            <wp:effectExtent l="0" t="0" r="2540" b="5080"/>
            <wp:docPr id="28" name="Picture 28"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ypical_mg_jul.png"/>
                    <pic:cNvPicPr/>
                  </pic:nvPicPr>
                  <pic:blipFill>
                    <a:blip r:embed="rId33">
                      <a:extLst>
                        <a:ext uri="{28A0092B-C50C-407E-A947-70E740481C1C}">
                          <a14:useLocalDpi xmlns:a14="http://schemas.microsoft.com/office/drawing/2010/main" val="0"/>
                        </a:ext>
                      </a:extLst>
                    </a:blip>
                    <a:stretch>
                      <a:fillRect/>
                    </a:stretch>
                  </pic:blipFill>
                  <pic:spPr>
                    <a:xfrm>
                      <a:off x="0" y="0"/>
                      <a:ext cx="5471952" cy="3445303"/>
                    </a:xfrm>
                    <a:prstGeom prst="rect">
                      <a:avLst/>
                    </a:prstGeom>
                  </pic:spPr>
                </pic:pic>
              </a:graphicData>
            </a:graphic>
          </wp:inline>
        </w:drawing>
      </w:r>
    </w:p>
    <w:p w14:paraId="3F4FF097" w14:textId="0EF5DC50" w:rsidR="00EF098A" w:rsidRDefault="00EF098A" w:rsidP="00741FDA">
      <w:pPr>
        <w:ind w:left="720"/>
        <w:rPr>
          <w:lang w:val="en-GB"/>
        </w:rPr>
      </w:pPr>
    </w:p>
    <w:p w14:paraId="09119F3D" w14:textId="73350DFF" w:rsidR="00816482" w:rsidRDefault="00816482" w:rsidP="00741FDA">
      <w:pPr>
        <w:ind w:left="720"/>
        <w:rPr>
          <w:lang w:val="en-GB"/>
        </w:rPr>
      </w:pPr>
      <w:r>
        <w:rPr>
          <w:noProof/>
          <w:lang w:val="en-GB"/>
        </w:rPr>
        <w:lastRenderedPageBreak/>
        <w:drawing>
          <wp:inline distT="0" distB="0" distL="0" distR="0" wp14:anchorId="528EEAA5" wp14:editId="5B8EE766">
            <wp:extent cx="5420125" cy="3412671"/>
            <wp:effectExtent l="0" t="0" r="3175" b="381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ypical_mg_aug.png"/>
                    <pic:cNvPicPr/>
                  </pic:nvPicPr>
                  <pic:blipFill>
                    <a:blip r:embed="rId34">
                      <a:extLst>
                        <a:ext uri="{28A0092B-C50C-407E-A947-70E740481C1C}">
                          <a14:useLocalDpi xmlns:a14="http://schemas.microsoft.com/office/drawing/2010/main" val="0"/>
                        </a:ext>
                      </a:extLst>
                    </a:blip>
                    <a:stretch>
                      <a:fillRect/>
                    </a:stretch>
                  </pic:blipFill>
                  <pic:spPr>
                    <a:xfrm>
                      <a:off x="0" y="0"/>
                      <a:ext cx="5436008" cy="3422672"/>
                    </a:xfrm>
                    <a:prstGeom prst="rect">
                      <a:avLst/>
                    </a:prstGeom>
                  </pic:spPr>
                </pic:pic>
              </a:graphicData>
            </a:graphic>
          </wp:inline>
        </w:drawing>
      </w:r>
    </w:p>
    <w:p w14:paraId="5566E619" w14:textId="704A9254" w:rsidR="002C7623" w:rsidRDefault="002C7623" w:rsidP="00741FDA">
      <w:pPr>
        <w:ind w:left="720"/>
        <w:rPr>
          <w:lang w:val="en-GB"/>
        </w:rPr>
      </w:pPr>
    </w:p>
    <w:p w14:paraId="77DC9075" w14:textId="639EC0BA" w:rsidR="002C7623" w:rsidRDefault="002C7623" w:rsidP="00741FDA">
      <w:pPr>
        <w:ind w:left="720"/>
        <w:rPr>
          <w:lang w:val="en-GB"/>
        </w:rPr>
      </w:pPr>
      <w:r>
        <w:rPr>
          <w:noProof/>
          <w:lang w:val="en-GB"/>
        </w:rPr>
        <w:drawing>
          <wp:inline distT="0" distB="0" distL="0" distR="0" wp14:anchorId="5C5492E2" wp14:editId="04531247">
            <wp:extent cx="5484959" cy="3453493"/>
            <wp:effectExtent l="0" t="0" r="1905" b="127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ypical_mg_sep.png"/>
                    <pic:cNvPicPr/>
                  </pic:nvPicPr>
                  <pic:blipFill>
                    <a:blip r:embed="rId35">
                      <a:extLst>
                        <a:ext uri="{28A0092B-C50C-407E-A947-70E740481C1C}">
                          <a14:useLocalDpi xmlns:a14="http://schemas.microsoft.com/office/drawing/2010/main" val="0"/>
                        </a:ext>
                      </a:extLst>
                    </a:blip>
                    <a:stretch>
                      <a:fillRect/>
                    </a:stretch>
                  </pic:blipFill>
                  <pic:spPr>
                    <a:xfrm>
                      <a:off x="0" y="0"/>
                      <a:ext cx="5504444" cy="3465761"/>
                    </a:xfrm>
                    <a:prstGeom prst="rect">
                      <a:avLst/>
                    </a:prstGeom>
                  </pic:spPr>
                </pic:pic>
              </a:graphicData>
            </a:graphic>
          </wp:inline>
        </w:drawing>
      </w:r>
    </w:p>
    <w:p w14:paraId="603184D7" w14:textId="66C22736" w:rsidR="00E558E0" w:rsidRDefault="00E558E0" w:rsidP="00741FDA">
      <w:pPr>
        <w:ind w:left="720"/>
        <w:rPr>
          <w:lang w:val="en-GB"/>
        </w:rPr>
      </w:pPr>
    </w:p>
    <w:p w14:paraId="41672D2A" w14:textId="1AEA5569" w:rsidR="00E558E0" w:rsidRDefault="00E558E0" w:rsidP="00741FDA">
      <w:pPr>
        <w:ind w:left="720"/>
        <w:rPr>
          <w:lang w:val="en-GB"/>
        </w:rPr>
      </w:pPr>
      <w:r>
        <w:rPr>
          <w:noProof/>
          <w:lang w:val="en-GB"/>
        </w:rPr>
        <w:lastRenderedPageBreak/>
        <w:drawing>
          <wp:inline distT="0" distB="0" distL="0" distR="0" wp14:anchorId="09313882" wp14:editId="575BBC7C">
            <wp:extent cx="5510892" cy="3469821"/>
            <wp:effectExtent l="0" t="0" r="1270" b="0"/>
            <wp:docPr id="29" name="Picture 2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ypical_mg_oct.png"/>
                    <pic:cNvPicPr/>
                  </pic:nvPicPr>
                  <pic:blipFill>
                    <a:blip r:embed="rId36">
                      <a:extLst>
                        <a:ext uri="{28A0092B-C50C-407E-A947-70E740481C1C}">
                          <a14:useLocalDpi xmlns:a14="http://schemas.microsoft.com/office/drawing/2010/main" val="0"/>
                        </a:ext>
                      </a:extLst>
                    </a:blip>
                    <a:stretch>
                      <a:fillRect/>
                    </a:stretch>
                  </pic:blipFill>
                  <pic:spPr>
                    <a:xfrm>
                      <a:off x="0" y="0"/>
                      <a:ext cx="5526038" cy="3479357"/>
                    </a:xfrm>
                    <a:prstGeom prst="rect">
                      <a:avLst/>
                    </a:prstGeom>
                  </pic:spPr>
                </pic:pic>
              </a:graphicData>
            </a:graphic>
          </wp:inline>
        </w:drawing>
      </w:r>
    </w:p>
    <w:p w14:paraId="2ADB4EC0" w14:textId="180B31A4" w:rsidR="002B40BD" w:rsidRDefault="002B40BD" w:rsidP="00741FDA">
      <w:pPr>
        <w:ind w:left="720"/>
        <w:rPr>
          <w:lang w:val="en-GB"/>
        </w:rPr>
      </w:pPr>
    </w:p>
    <w:p w14:paraId="007C1149" w14:textId="32AFD38B" w:rsidR="002B40BD" w:rsidRDefault="002B40BD" w:rsidP="00741FDA">
      <w:pPr>
        <w:ind w:left="720"/>
        <w:rPr>
          <w:lang w:val="en-GB"/>
        </w:rPr>
      </w:pPr>
      <w:r>
        <w:rPr>
          <w:noProof/>
          <w:lang w:val="en-GB"/>
        </w:rPr>
        <w:drawing>
          <wp:inline distT="0" distB="0" distL="0" distR="0" wp14:anchorId="1E5353EA" wp14:editId="5DBF8E57">
            <wp:extent cx="5290458" cy="3331029"/>
            <wp:effectExtent l="0" t="0" r="5715"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ypical_mg_nov.png"/>
                    <pic:cNvPicPr/>
                  </pic:nvPicPr>
                  <pic:blipFill>
                    <a:blip r:embed="rId37">
                      <a:extLst>
                        <a:ext uri="{28A0092B-C50C-407E-A947-70E740481C1C}">
                          <a14:useLocalDpi xmlns:a14="http://schemas.microsoft.com/office/drawing/2010/main" val="0"/>
                        </a:ext>
                      </a:extLst>
                    </a:blip>
                    <a:stretch>
                      <a:fillRect/>
                    </a:stretch>
                  </pic:blipFill>
                  <pic:spPr>
                    <a:xfrm>
                      <a:off x="0" y="0"/>
                      <a:ext cx="5316315" cy="3347309"/>
                    </a:xfrm>
                    <a:prstGeom prst="rect">
                      <a:avLst/>
                    </a:prstGeom>
                  </pic:spPr>
                </pic:pic>
              </a:graphicData>
            </a:graphic>
          </wp:inline>
        </w:drawing>
      </w:r>
    </w:p>
    <w:p w14:paraId="360AF944" w14:textId="5E09719B" w:rsidR="002C7623" w:rsidRDefault="002C7623" w:rsidP="00741FDA">
      <w:pPr>
        <w:ind w:left="720"/>
        <w:rPr>
          <w:lang w:val="en-GB"/>
        </w:rPr>
      </w:pPr>
    </w:p>
    <w:p w14:paraId="2B582139" w14:textId="35DEADEB" w:rsidR="002C7623" w:rsidRDefault="002C7623" w:rsidP="00741FDA">
      <w:pPr>
        <w:ind w:left="720"/>
        <w:rPr>
          <w:lang w:val="en-GB"/>
        </w:rPr>
      </w:pPr>
      <w:r>
        <w:rPr>
          <w:noProof/>
          <w:lang w:val="en-GB"/>
        </w:rPr>
        <w:lastRenderedPageBreak/>
        <w:drawing>
          <wp:inline distT="0" distB="0" distL="0" distR="0" wp14:anchorId="47043FD5" wp14:editId="0B250BB7">
            <wp:extent cx="5303424" cy="3339193"/>
            <wp:effectExtent l="0" t="0" r="5715" b="1270"/>
            <wp:docPr id="31" name="Picture 31"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ypical_mg_dec.png"/>
                    <pic:cNvPicPr/>
                  </pic:nvPicPr>
                  <pic:blipFill>
                    <a:blip r:embed="rId38">
                      <a:extLst>
                        <a:ext uri="{28A0092B-C50C-407E-A947-70E740481C1C}">
                          <a14:useLocalDpi xmlns:a14="http://schemas.microsoft.com/office/drawing/2010/main" val="0"/>
                        </a:ext>
                      </a:extLst>
                    </a:blip>
                    <a:stretch>
                      <a:fillRect/>
                    </a:stretch>
                  </pic:blipFill>
                  <pic:spPr>
                    <a:xfrm>
                      <a:off x="0" y="0"/>
                      <a:ext cx="5318670" cy="3348792"/>
                    </a:xfrm>
                    <a:prstGeom prst="rect">
                      <a:avLst/>
                    </a:prstGeom>
                  </pic:spPr>
                </pic:pic>
              </a:graphicData>
            </a:graphic>
          </wp:inline>
        </w:drawing>
      </w:r>
    </w:p>
    <w:p w14:paraId="3AC2DD19" w14:textId="60A8E1EB" w:rsidR="002B40BD" w:rsidRDefault="002B40BD" w:rsidP="00741FDA">
      <w:pPr>
        <w:ind w:left="720"/>
        <w:rPr>
          <w:lang w:val="en-GB"/>
        </w:rPr>
      </w:pPr>
    </w:p>
    <w:p w14:paraId="49EFEC68" w14:textId="6F7E0535" w:rsidR="002B40BD" w:rsidRDefault="002B40BD" w:rsidP="00741FDA">
      <w:pPr>
        <w:ind w:left="720"/>
        <w:rPr>
          <w:lang w:val="en-GB"/>
        </w:rPr>
      </w:pPr>
      <w:r>
        <w:rPr>
          <w:noProof/>
          <w:lang w:val="en-GB"/>
        </w:rPr>
        <w:drawing>
          <wp:inline distT="0" distB="0" distL="0" distR="0" wp14:anchorId="509AB45E" wp14:editId="37AC4FE5">
            <wp:extent cx="5147823" cy="3241222"/>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ypical_mg_jul_sep.png"/>
                    <pic:cNvPicPr/>
                  </pic:nvPicPr>
                  <pic:blipFill>
                    <a:blip r:embed="rId39">
                      <a:extLst>
                        <a:ext uri="{28A0092B-C50C-407E-A947-70E740481C1C}">
                          <a14:useLocalDpi xmlns:a14="http://schemas.microsoft.com/office/drawing/2010/main" val="0"/>
                        </a:ext>
                      </a:extLst>
                    </a:blip>
                    <a:stretch>
                      <a:fillRect/>
                    </a:stretch>
                  </pic:blipFill>
                  <pic:spPr>
                    <a:xfrm>
                      <a:off x="0" y="0"/>
                      <a:ext cx="5156574" cy="3246732"/>
                    </a:xfrm>
                    <a:prstGeom prst="rect">
                      <a:avLst/>
                    </a:prstGeom>
                  </pic:spPr>
                </pic:pic>
              </a:graphicData>
            </a:graphic>
          </wp:inline>
        </w:drawing>
      </w:r>
    </w:p>
    <w:p w14:paraId="401C2AFF" w14:textId="16F53369" w:rsidR="002B40BD" w:rsidRDefault="002B40BD" w:rsidP="00273B07">
      <w:pPr>
        <w:rPr>
          <w:lang w:val="en-GB"/>
        </w:rPr>
      </w:pPr>
    </w:p>
    <w:p w14:paraId="3E138AFC" w14:textId="1172C05A" w:rsidR="002B40BD" w:rsidRDefault="002B40BD" w:rsidP="00741FDA">
      <w:pPr>
        <w:ind w:left="720"/>
        <w:rPr>
          <w:lang w:val="en-GB"/>
        </w:rPr>
      </w:pPr>
    </w:p>
    <w:p w14:paraId="7A4A024D" w14:textId="04473A5D" w:rsidR="002B40BD" w:rsidRDefault="002B40BD" w:rsidP="00741FDA">
      <w:pPr>
        <w:ind w:left="720"/>
        <w:rPr>
          <w:lang w:val="en-GB"/>
        </w:rPr>
      </w:pPr>
      <w:r>
        <w:rPr>
          <w:noProof/>
          <w:lang w:val="en-GB"/>
        </w:rPr>
        <w:lastRenderedPageBreak/>
        <w:drawing>
          <wp:inline distT="0" distB="0" distL="0" distR="0" wp14:anchorId="3B96B4F6" wp14:editId="138B2FDF">
            <wp:extent cx="5394192" cy="3396343"/>
            <wp:effectExtent l="0" t="0" r="3810" b="0"/>
            <wp:docPr id="33" name="Picture 3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ypical_mg_jul_dec.png"/>
                    <pic:cNvPicPr/>
                  </pic:nvPicPr>
                  <pic:blipFill>
                    <a:blip r:embed="rId40">
                      <a:extLst>
                        <a:ext uri="{28A0092B-C50C-407E-A947-70E740481C1C}">
                          <a14:useLocalDpi xmlns:a14="http://schemas.microsoft.com/office/drawing/2010/main" val="0"/>
                        </a:ext>
                      </a:extLst>
                    </a:blip>
                    <a:stretch>
                      <a:fillRect/>
                    </a:stretch>
                  </pic:blipFill>
                  <pic:spPr>
                    <a:xfrm>
                      <a:off x="0" y="0"/>
                      <a:ext cx="5417804" cy="3411210"/>
                    </a:xfrm>
                    <a:prstGeom prst="rect">
                      <a:avLst/>
                    </a:prstGeom>
                  </pic:spPr>
                </pic:pic>
              </a:graphicData>
            </a:graphic>
          </wp:inline>
        </w:drawing>
      </w:r>
    </w:p>
    <w:p w14:paraId="46FAD287" w14:textId="680E7D9D" w:rsidR="00816482" w:rsidRDefault="00816482" w:rsidP="00816482">
      <w:pPr>
        <w:ind w:left="720"/>
        <w:rPr>
          <w:lang w:val="en-GB"/>
        </w:rPr>
      </w:pPr>
      <w:r>
        <w:rPr>
          <w:lang w:val="en-GB"/>
        </w:rPr>
        <w:t>Fig. 8: Typical day at the micro-grid. Typical hourly values are calculated as the mean value for the given hour across all days for the period of time under consideration. The state of charge is also shown on the secondary y-axis.</w:t>
      </w:r>
    </w:p>
    <w:p w14:paraId="41FDD47B" w14:textId="77777777" w:rsidR="002B40BD" w:rsidRPr="00741FDA" w:rsidRDefault="002B40BD" w:rsidP="00741FDA">
      <w:pPr>
        <w:ind w:left="720"/>
        <w:rPr>
          <w:lang w:val="en-GB"/>
        </w:rPr>
      </w:pPr>
    </w:p>
    <w:p w14:paraId="12F0DDD8" w14:textId="29768F59" w:rsidR="002F4B66" w:rsidRDefault="00D1607F" w:rsidP="002F4B66">
      <w:pPr>
        <w:pStyle w:val="ListParagraph"/>
        <w:numPr>
          <w:ilvl w:val="0"/>
          <w:numId w:val="1"/>
        </w:numPr>
        <w:rPr>
          <w:lang w:val="en-GB"/>
        </w:rPr>
      </w:pPr>
      <w:r w:rsidRPr="0069559B">
        <w:rPr>
          <w:lang w:val="en-GB"/>
        </w:rPr>
        <w:t>Daily</w:t>
      </w:r>
      <w:r w:rsidR="000D5B76" w:rsidRPr="0069559B">
        <w:rPr>
          <w:lang w:val="en-GB"/>
        </w:rPr>
        <w:t xml:space="preserve"> energy consumption using AC load </w:t>
      </w:r>
      <w:r w:rsidRPr="0069559B">
        <w:rPr>
          <w:lang w:val="en-GB"/>
        </w:rPr>
        <w:t>at Hall and micro-grid</w:t>
      </w:r>
      <w:r w:rsidR="00AE4348">
        <w:rPr>
          <w:lang w:val="en-GB"/>
        </w:rPr>
        <w:t xml:space="preserve"> – Once the typical hourly values are calculated, we next evaluate the daily energy consumption per day</w:t>
      </w:r>
      <w:r w:rsidR="006C54CD">
        <w:rPr>
          <w:lang w:val="en-GB"/>
        </w:rPr>
        <w:t xml:space="preserve">. This is done to </w:t>
      </w:r>
      <w:r w:rsidR="002F4B66">
        <w:rPr>
          <w:lang w:val="en-GB"/>
        </w:rPr>
        <w:t xml:space="preserve">assess </w:t>
      </w:r>
      <w:r w:rsidR="006C54CD">
        <w:rPr>
          <w:lang w:val="en-GB"/>
        </w:rPr>
        <w:t xml:space="preserve">if increase in energy availability actually increases the </w:t>
      </w:r>
      <w:r w:rsidR="002F4B66">
        <w:rPr>
          <w:lang w:val="en-GB"/>
        </w:rPr>
        <w:t>consumption.</w:t>
      </w:r>
      <w:r w:rsidR="007E77BF">
        <w:rPr>
          <w:lang w:val="en-GB"/>
        </w:rPr>
        <w:t xml:space="preserve"> Daily consumption values </w:t>
      </w:r>
      <w:r w:rsidR="00C07F0F">
        <w:rPr>
          <w:lang w:val="en-GB"/>
        </w:rPr>
        <w:t>are</w:t>
      </w:r>
      <w:r w:rsidR="007E77BF">
        <w:rPr>
          <w:lang w:val="en-GB"/>
        </w:rPr>
        <w:t xml:space="preserve"> calculated using the AC consumption values per hour </w:t>
      </w:r>
      <w:r w:rsidR="00C07F0F">
        <w:rPr>
          <w:lang w:val="en-GB"/>
        </w:rPr>
        <w:t xml:space="preserve">only if values for all 24 hours are available for the day. Data from </w:t>
      </w:r>
      <w:r w:rsidR="001B0351">
        <w:rPr>
          <w:lang w:val="en-GB"/>
        </w:rPr>
        <w:t>4</w:t>
      </w:r>
      <w:r w:rsidR="001B0351" w:rsidRPr="001B0351">
        <w:rPr>
          <w:vertAlign w:val="superscript"/>
          <w:lang w:val="en-GB"/>
        </w:rPr>
        <w:t>th</w:t>
      </w:r>
      <w:r w:rsidR="001B0351">
        <w:rPr>
          <w:lang w:val="en-GB"/>
        </w:rPr>
        <w:t xml:space="preserve"> to 18</w:t>
      </w:r>
      <w:r w:rsidR="001B0351" w:rsidRPr="001B0351">
        <w:rPr>
          <w:vertAlign w:val="superscript"/>
          <w:lang w:val="en-GB"/>
        </w:rPr>
        <w:t>th</w:t>
      </w:r>
      <w:r w:rsidR="001B0351">
        <w:rPr>
          <w:lang w:val="en-GB"/>
        </w:rPr>
        <w:t xml:space="preserve"> Sep 2019 is discarded </w:t>
      </w:r>
      <w:r w:rsidR="007110A6">
        <w:rPr>
          <w:lang w:val="en-GB"/>
        </w:rPr>
        <w:t>for the micro-grid.</w:t>
      </w:r>
    </w:p>
    <w:p w14:paraId="2B26DFA3" w14:textId="77777777" w:rsidR="007110A6" w:rsidRDefault="007110A6" w:rsidP="007110A6">
      <w:pPr>
        <w:pStyle w:val="ListParagraph"/>
        <w:rPr>
          <w:lang w:val="en-GB"/>
        </w:rPr>
      </w:pPr>
    </w:p>
    <w:p w14:paraId="38B16565" w14:textId="6AFB7DDE" w:rsidR="00D1565A" w:rsidRDefault="00FD2985" w:rsidP="002F4B66">
      <w:pPr>
        <w:rPr>
          <w:lang w:val="en-GB"/>
        </w:rPr>
      </w:pPr>
      <w:r>
        <w:rPr>
          <w:noProof/>
          <w:lang w:val="en-GB"/>
        </w:rPr>
        <w:lastRenderedPageBreak/>
        <w:drawing>
          <wp:inline distT="0" distB="0" distL="0" distR="0" wp14:anchorId="5564700A" wp14:editId="0461A49B">
            <wp:extent cx="5666495" cy="356779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ily_consumption_hall.png"/>
                    <pic:cNvPicPr/>
                  </pic:nvPicPr>
                  <pic:blipFill>
                    <a:blip r:embed="rId41">
                      <a:extLst>
                        <a:ext uri="{28A0092B-C50C-407E-A947-70E740481C1C}">
                          <a14:useLocalDpi xmlns:a14="http://schemas.microsoft.com/office/drawing/2010/main" val="0"/>
                        </a:ext>
                      </a:extLst>
                    </a:blip>
                    <a:stretch>
                      <a:fillRect/>
                    </a:stretch>
                  </pic:blipFill>
                  <pic:spPr>
                    <a:xfrm>
                      <a:off x="0" y="0"/>
                      <a:ext cx="5679291" cy="3575850"/>
                    </a:xfrm>
                    <a:prstGeom prst="rect">
                      <a:avLst/>
                    </a:prstGeom>
                  </pic:spPr>
                </pic:pic>
              </a:graphicData>
            </a:graphic>
          </wp:inline>
        </w:drawing>
      </w:r>
    </w:p>
    <w:p w14:paraId="759CD08F" w14:textId="0C318083" w:rsidR="002F4B66" w:rsidRDefault="00FD2985" w:rsidP="002F4B66">
      <w:pPr>
        <w:rPr>
          <w:lang w:val="en-GB"/>
        </w:rPr>
      </w:pPr>
      <w:r>
        <w:rPr>
          <w:noProof/>
          <w:lang w:val="en-GB"/>
        </w:rPr>
        <w:drawing>
          <wp:inline distT="0" distB="0" distL="0" distR="0" wp14:anchorId="3323A358" wp14:editId="0DADDBC0">
            <wp:extent cx="5848030" cy="3682093"/>
            <wp:effectExtent l="0" t="0" r="0" b="127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ily_consumption_mg.png"/>
                    <pic:cNvPicPr/>
                  </pic:nvPicPr>
                  <pic:blipFill>
                    <a:blip r:embed="rId42">
                      <a:extLst>
                        <a:ext uri="{28A0092B-C50C-407E-A947-70E740481C1C}">
                          <a14:useLocalDpi xmlns:a14="http://schemas.microsoft.com/office/drawing/2010/main" val="0"/>
                        </a:ext>
                      </a:extLst>
                    </a:blip>
                    <a:stretch>
                      <a:fillRect/>
                    </a:stretch>
                  </pic:blipFill>
                  <pic:spPr>
                    <a:xfrm>
                      <a:off x="0" y="0"/>
                      <a:ext cx="5858324" cy="3688575"/>
                    </a:xfrm>
                    <a:prstGeom prst="rect">
                      <a:avLst/>
                    </a:prstGeom>
                  </pic:spPr>
                </pic:pic>
              </a:graphicData>
            </a:graphic>
          </wp:inline>
        </w:drawing>
      </w:r>
    </w:p>
    <w:p w14:paraId="20C4CE4B" w14:textId="1CB57F6D" w:rsidR="007110A6" w:rsidRDefault="007110A6" w:rsidP="002F4B66">
      <w:pPr>
        <w:rPr>
          <w:lang w:val="en-GB"/>
        </w:rPr>
      </w:pPr>
      <w:r>
        <w:rPr>
          <w:lang w:val="en-GB"/>
        </w:rPr>
        <w:t xml:space="preserve">Fig. 9:  Daily AC consumption (sum of 24 hours of mean AC consumption values) values at the hall and microgrid. A gap in data can be observed in micro-grid data owing to missing days of data files. </w:t>
      </w:r>
      <w:r w:rsidR="00CB384A">
        <w:rPr>
          <w:lang w:val="en-GB"/>
        </w:rPr>
        <w:t>Furthermore, while an increasing trend i</w:t>
      </w:r>
      <w:r w:rsidR="00091968">
        <w:rPr>
          <w:lang w:val="en-GB"/>
        </w:rPr>
        <w:t>n consumption i</w:t>
      </w:r>
      <w:r w:rsidR="00CB384A">
        <w:rPr>
          <w:lang w:val="en-GB"/>
        </w:rPr>
        <w:t>s noted in hall, the total consumption at the micro-grid is pretty cons</w:t>
      </w:r>
      <w:r w:rsidR="00091968">
        <w:rPr>
          <w:lang w:val="en-GB"/>
        </w:rPr>
        <w:t>tant implying not much, if any, increase in usage.</w:t>
      </w:r>
    </w:p>
    <w:p w14:paraId="41F59388" w14:textId="77777777" w:rsidR="007110A6" w:rsidRPr="002F4B66" w:rsidRDefault="007110A6" w:rsidP="002F4B66">
      <w:pPr>
        <w:rPr>
          <w:lang w:val="en-GB"/>
        </w:rPr>
      </w:pPr>
    </w:p>
    <w:p w14:paraId="26A1B6C5" w14:textId="295C037B" w:rsidR="00BD645B" w:rsidRDefault="000A038D" w:rsidP="00BD645B">
      <w:pPr>
        <w:pStyle w:val="ListParagraph"/>
        <w:numPr>
          <w:ilvl w:val="0"/>
          <w:numId w:val="1"/>
        </w:numPr>
        <w:rPr>
          <w:lang w:val="en-GB"/>
        </w:rPr>
      </w:pPr>
      <w:r w:rsidRPr="00FF2AD1">
        <w:rPr>
          <w:lang w:val="en-GB"/>
        </w:rPr>
        <w:t xml:space="preserve">Daily average </w:t>
      </w:r>
      <w:r w:rsidR="006C4BFA" w:rsidRPr="00FF2AD1">
        <w:rPr>
          <w:lang w:val="en-GB"/>
        </w:rPr>
        <w:t>yield, capture loss and system loss</w:t>
      </w:r>
      <w:r w:rsidR="005F674C" w:rsidRPr="00FF2AD1">
        <w:rPr>
          <w:lang w:val="en-GB"/>
        </w:rPr>
        <w:t xml:space="preserve"> </w:t>
      </w:r>
      <w:r w:rsidR="000961AA" w:rsidRPr="00FF2AD1">
        <w:rPr>
          <w:lang w:val="en-GB"/>
        </w:rPr>
        <w:t>at Hall and micro-grid</w:t>
      </w:r>
      <w:r w:rsidR="000E266D" w:rsidRPr="00FF2AD1">
        <w:rPr>
          <w:lang w:val="en-GB"/>
        </w:rPr>
        <w:t xml:space="preserve"> </w:t>
      </w:r>
      <w:r w:rsidR="00BD645B" w:rsidRPr="00FF2AD1">
        <w:rPr>
          <w:lang w:val="en-GB"/>
        </w:rPr>
        <w:t>–</w:t>
      </w:r>
      <w:r w:rsidR="000E266D" w:rsidRPr="00FF2AD1">
        <w:rPr>
          <w:lang w:val="en-GB"/>
        </w:rPr>
        <w:t xml:space="preserve"> </w:t>
      </w:r>
      <w:r w:rsidR="00382495" w:rsidRPr="00FF2AD1">
        <w:rPr>
          <w:lang w:val="en-GB"/>
        </w:rPr>
        <w:t xml:space="preserve">The final yield for each system is calculated as the net AC consumption per day. The capture </w:t>
      </w:r>
      <w:r w:rsidR="00382495" w:rsidRPr="00FF2AD1">
        <w:rPr>
          <w:lang w:val="en-GB"/>
        </w:rPr>
        <w:lastRenderedPageBreak/>
        <w:t xml:space="preserve">losses are calculated </w:t>
      </w:r>
      <w:r w:rsidR="00C15AF4" w:rsidRPr="00FF2AD1">
        <w:rPr>
          <w:lang w:val="en-GB"/>
        </w:rPr>
        <w:t>by taking the difference between potential and actual PV power, and system losses are calculated as the difference between the actual PV power output and final yield. Accordingly, f</w:t>
      </w:r>
      <w:r w:rsidR="00C77CE0" w:rsidRPr="00FF2AD1">
        <w:rPr>
          <w:lang w:val="en-GB"/>
        </w:rPr>
        <w:t xml:space="preserve">or each system, </w:t>
      </w:r>
      <w:r w:rsidR="00ED1973" w:rsidRPr="00FF2AD1">
        <w:rPr>
          <w:lang w:val="en-GB"/>
        </w:rPr>
        <w:t xml:space="preserve">the AC consumption, potential PV power and actual PV power values are obtained. Only </w:t>
      </w:r>
      <w:r w:rsidR="008C05D2" w:rsidRPr="00FF2AD1">
        <w:rPr>
          <w:lang w:val="en-GB"/>
        </w:rPr>
        <w:t>complete days of data collection i.e. days for which values</w:t>
      </w:r>
      <w:r w:rsidR="00FF2AD1" w:rsidRPr="00FF2AD1">
        <w:rPr>
          <w:lang w:val="en-GB"/>
        </w:rPr>
        <w:t xml:space="preserve"> for all variables is available</w:t>
      </w:r>
      <w:r w:rsidR="008C05D2" w:rsidRPr="00FF2AD1">
        <w:rPr>
          <w:lang w:val="en-GB"/>
        </w:rPr>
        <w:t xml:space="preserve"> for all 24 hours are used for the evaluation</w:t>
      </w:r>
      <w:r w:rsidR="00693E5F" w:rsidRPr="00FF2AD1">
        <w:rPr>
          <w:lang w:val="en-GB"/>
        </w:rPr>
        <w:t>, with one exception at Micro-grid where data from 4</w:t>
      </w:r>
      <w:r w:rsidR="00693E5F" w:rsidRPr="00FF2AD1">
        <w:rPr>
          <w:vertAlign w:val="superscript"/>
          <w:lang w:val="en-GB"/>
        </w:rPr>
        <w:t>th</w:t>
      </w:r>
      <w:r w:rsidR="00693E5F" w:rsidRPr="00FF2AD1">
        <w:rPr>
          <w:lang w:val="en-GB"/>
        </w:rPr>
        <w:t xml:space="preserve"> to 18</w:t>
      </w:r>
      <w:r w:rsidR="00C77CE0" w:rsidRPr="00FF2AD1">
        <w:rPr>
          <w:vertAlign w:val="superscript"/>
          <w:lang w:val="en-GB"/>
        </w:rPr>
        <w:t>th</w:t>
      </w:r>
      <w:r w:rsidR="00693E5F" w:rsidRPr="00FF2AD1">
        <w:rPr>
          <w:lang w:val="en-GB"/>
        </w:rPr>
        <w:t xml:space="preserve"> Sep is also included in analysis. This is done since</w:t>
      </w:r>
      <w:r w:rsidR="00382495" w:rsidRPr="00FF2AD1">
        <w:rPr>
          <w:lang w:val="en-GB"/>
        </w:rPr>
        <w:t xml:space="preserve"> a period where system is down implies </w:t>
      </w:r>
      <w:r w:rsidR="00FF2AD1" w:rsidRPr="00FF2AD1">
        <w:rPr>
          <w:lang w:val="en-GB"/>
        </w:rPr>
        <w:t>high capture losses</w:t>
      </w:r>
      <w:ins w:id="9" w:author="Jonathan Nixon" w:date="2020-03-13T11:06:00Z">
        <w:r w:rsidR="00E77CA2">
          <w:rPr>
            <w:lang w:val="en-GB"/>
          </w:rPr>
          <w:t>, and this should be included in subsequent system efficiency calculations</w:t>
        </w:r>
      </w:ins>
      <w:r w:rsidR="00FF2AD1" w:rsidRPr="00FF2AD1">
        <w:rPr>
          <w:lang w:val="en-GB"/>
        </w:rPr>
        <w:t>.</w:t>
      </w:r>
      <w:r w:rsidR="00C77CE0" w:rsidRPr="00FF2AD1">
        <w:rPr>
          <w:lang w:val="en-GB"/>
        </w:rPr>
        <w:t xml:space="preserve"> </w:t>
      </w:r>
      <w:r w:rsidR="00FF2AD1">
        <w:rPr>
          <w:lang w:val="en-GB"/>
        </w:rPr>
        <w:t>The daily values obtained per month are averaged for the below plots.</w:t>
      </w:r>
    </w:p>
    <w:p w14:paraId="5984937F" w14:textId="77777777" w:rsidR="00FF2AD1" w:rsidRPr="00FF2AD1" w:rsidRDefault="00FF2AD1" w:rsidP="00FF2AD1">
      <w:pPr>
        <w:pStyle w:val="ListParagraph"/>
        <w:rPr>
          <w:lang w:val="en-GB"/>
        </w:rPr>
      </w:pPr>
    </w:p>
    <w:p w14:paraId="2CA66284" w14:textId="061E253E" w:rsidR="005579AD" w:rsidRDefault="00BD645B" w:rsidP="00BD645B">
      <w:pPr>
        <w:rPr>
          <w:lang w:val="en-GB"/>
        </w:rPr>
      </w:pPr>
      <w:r>
        <w:rPr>
          <w:noProof/>
          <w:lang w:val="en-GB"/>
        </w:rPr>
        <w:drawing>
          <wp:inline distT="0" distB="0" distL="0" distR="0" wp14:anchorId="7559BC3A" wp14:editId="601A96E9">
            <wp:extent cx="5173756" cy="3257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ectrical_energy_hall.png"/>
                    <pic:cNvPicPr/>
                  </pic:nvPicPr>
                  <pic:blipFill>
                    <a:blip r:embed="rId43">
                      <a:extLst>
                        <a:ext uri="{28A0092B-C50C-407E-A947-70E740481C1C}">
                          <a14:useLocalDpi xmlns:a14="http://schemas.microsoft.com/office/drawing/2010/main" val="0"/>
                        </a:ext>
                      </a:extLst>
                    </a:blip>
                    <a:stretch>
                      <a:fillRect/>
                    </a:stretch>
                  </pic:blipFill>
                  <pic:spPr>
                    <a:xfrm>
                      <a:off x="0" y="0"/>
                      <a:ext cx="5182577" cy="3263104"/>
                    </a:xfrm>
                    <a:prstGeom prst="rect">
                      <a:avLst/>
                    </a:prstGeom>
                  </pic:spPr>
                </pic:pic>
              </a:graphicData>
            </a:graphic>
          </wp:inline>
        </w:drawing>
      </w:r>
    </w:p>
    <w:p w14:paraId="4D877358" w14:textId="77777777" w:rsidR="005579AD" w:rsidRDefault="005579AD" w:rsidP="00BD645B">
      <w:pPr>
        <w:rPr>
          <w:lang w:val="en-GB"/>
        </w:rPr>
      </w:pPr>
    </w:p>
    <w:p w14:paraId="6195F7D1" w14:textId="7A47CC83" w:rsidR="00BD645B" w:rsidRDefault="00BD645B" w:rsidP="00BD645B">
      <w:pPr>
        <w:rPr>
          <w:lang w:val="en-GB"/>
        </w:rPr>
      </w:pPr>
      <w:r>
        <w:rPr>
          <w:noProof/>
          <w:lang w:val="en-GB"/>
        </w:rPr>
        <w:drawing>
          <wp:inline distT="0" distB="0" distL="0" distR="0" wp14:anchorId="04F79CAA" wp14:editId="10E9F424">
            <wp:extent cx="5290458" cy="3331029"/>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ical_energy_mg.png"/>
                    <pic:cNvPicPr/>
                  </pic:nvPicPr>
                  <pic:blipFill>
                    <a:blip r:embed="rId44">
                      <a:extLst>
                        <a:ext uri="{28A0092B-C50C-407E-A947-70E740481C1C}">
                          <a14:useLocalDpi xmlns:a14="http://schemas.microsoft.com/office/drawing/2010/main" val="0"/>
                        </a:ext>
                      </a:extLst>
                    </a:blip>
                    <a:stretch>
                      <a:fillRect/>
                    </a:stretch>
                  </pic:blipFill>
                  <pic:spPr>
                    <a:xfrm>
                      <a:off x="0" y="0"/>
                      <a:ext cx="5303571" cy="3339285"/>
                    </a:xfrm>
                    <a:prstGeom prst="rect">
                      <a:avLst/>
                    </a:prstGeom>
                  </pic:spPr>
                </pic:pic>
              </a:graphicData>
            </a:graphic>
          </wp:inline>
        </w:drawing>
      </w:r>
    </w:p>
    <w:p w14:paraId="2F7DA9B6" w14:textId="175D7083" w:rsidR="005579AD" w:rsidRDefault="005579AD" w:rsidP="00BD645B">
      <w:pPr>
        <w:rPr>
          <w:lang w:val="en-GB"/>
        </w:rPr>
      </w:pPr>
      <w:r>
        <w:rPr>
          <w:lang w:val="en-GB"/>
        </w:rPr>
        <w:lastRenderedPageBreak/>
        <w:t xml:space="preserve">Fig. 10: </w:t>
      </w:r>
      <w:r w:rsidR="00FF2AD1">
        <w:rPr>
          <w:lang w:val="en-GB"/>
        </w:rPr>
        <w:t>Daily average yield, capture losses and system losses at hall and micro-grid from Jul to Dec 2019.</w:t>
      </w:r>
    </w:p>
    <w:p w14:paraId="3F500B57" w14:textId="77777777" w:rsidR="005579AD" w:rsidRPr="00BD645B" w:rsidRDefault="005579AD" w:rsidP="00BD645B">
      <w:pPr>
        <w:rPr>
          <w:lang w:val="en-GB"/>
        </w:rPr>
      </w:pPr>
    </w:p>
    <w:p w14:paraId="600FC7B6" w14:textId="45AC5828" w:rsidR="0069559B" w:rsidRDefault="00FD08B0" w:rsidP="0069559B">
      <w:pPr>
        <w:pStyle w:val="ListParagraph"/>
        <w:numPr>
          <w:ilvl w:val="0"/>
          <w:numId w:val="1"/>
        </w:numPr>
        <w:rPr>
          <w:lang w:val="en-GB"/>
        </w:rPr>
      </w:pPr>
      <w:r>
        <w:rPr>
          <w:lang w:val="en-GB"/>
        </w:rPr>
        <w:t>Energy use over and under prediction</w:t>
      </w:r>
      <w:r w:rsidR="00DB6B37">
        <w:rPr>
          <w:lang w:val="en-GB"/>
        </w:rPr>
        <w:t xml:space="preserve"> – Over and under prediction of energy consumption is calculated as the difference between the predicted consumption values and </w:t>
      </w:r>
      <w:r w:rsidR="003B2E51">
        <w:rPr>
          <w:lang w:val="en-GB"/>
        </w:rPr>
        <w:t>user load</w:t>
      </w:r>
      <w:r w:rsidR="00DB6B37">
        <w:rPr>
          <w:lang w:val="en-GB"/>
        </w:rPr>
        <w:t xml:space="preserve"> values. The over/under prediction is calculated for each hour where the </w:t>
      </w:r>
      <w:r w:rsidR="003B2E51">
        <w:rPr>
          <w:lang w:val="en-GB"/>
        </w:rPr>
        <w:t>energy consumption</w:t>
      </w:r>
      <w:r w:rsidR="00DB6B37">
        <w:rPr>
          <w:lang w:val="en-GB"/>
        </w:rPr>
        <w:t xml:space="preserve"> value is available</w:t>
      </w:r>
      <w:r w:rsidR="003B2E51">
        <w:rPr>
          <w:lang w:val="en-GB"/>
        </w:rPr>
        <w:t xml:space="preserve"> for all sockets and CPE</w:t>
      </w:r>
      <w:r w:rsidR="00DB6B37">
        <w:rPr>
          <w:lang w:val="en-GB"/>
        </w:rPr>
        <w:t>.</w:t>
      </w:r>
      <w:r w:rsidR="003B2E51">
        <w:rPr>
          <w:lang w:val="en-GB"/>
        </w:rPr>
        <w:t xml:space="preserve"> For microgrid, the nursery 1A S1 is ignored and data from 4</w:t>
      </w:r>
      <w:r w:rsidR="003B2E51" w:rsidRPr="003B2E51">
        <w:rPr>
          <w:vertAlign w:val="superscript"/>
          <w:lang w:val="en-GB"/>
        </w:rPr>
        <w:t>th</w:t>
      </w:r>
      <w:r w:rsidR="003B2E51">
        <w:rPr>
          <w:lang w:val="en-GB"/>
        </w:rPr>
        <w:t xml:space="preserve"> to 18</w:t>
      </w:r>
      <w:r w:rsidR="003B2E51" w:rsidRPr="003B2E51">
        <w:rPr>
          <w:vertAlign w:val="superscript"/>
          <w:lang w:val="en-GB"/>
        </w:rPr>
        <w:t>th</w:t>
      </w:r>
      <w:r w:rsidR="003B2E51">
        <w:rPr>
          <w:lang w:val="en-GB"/>
        </w:rPr>
        <w:t xml:space="preserve"> Sep is removed.</w:t>
      </w:r>
    </w:p>
    <w:p w14:paraId="67EE8BC9" w14:textId="4AE22B27" w:rsidR="00BD645B" w:rsidRDefault="00BD645B" w:rsidP="00BD645B">
      <w:pPr>
        <w:pStyle w:val="ListParagraph"/>
        <w:rPr>
          <w:lang w:val="en-GB"/>
        </w:rPr>
      </w:pPr>
    </w:p>
    <w:p w14:paraId="619E41A5" w14:textId="1738D863" w:rsidR="0017624F" w:rsidRPr="0017624F" w:rsidRDefault="0017624F" w:rsidP="0017624F">
      <w:pPr>
        <w:rPr>
          <w:lang w:val="en-GB"/>
        </w:rPr>
      </w:pPr>
      <w:r>
        <w:rPr>
          <w:noProof/>
          <w:lang w:val="en-GB"/>
        </w:rPr>
        <w:drawing>
          <wp:inline distT="0" distB="0" distL="0" distR="0" wp14:anchorId="079FC8B1" wp14:editId="7AD2142B">
            <wp:extent cx="5727700" cy="3606165"/>
            <wp:effectExtent l="0" t="0" r="0" b="6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ergyUse_hall.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3606165"/>
                    </a:xfrm>
                    <a:prstGeom prst="rect">
                      <a:avLst/>
                    </a:prstGeom>
                  </pic:spPr>
                </pic:pic>
              </a:graphicData>
            </a:graphic>
          </wp:inline>
        </w:drawing>
      </w:r>
    </w:p>
    <w:p w14:paraId="20364AF4" w14:textId="77777777" w:rsidR="00044FC5" w:rsidRDefault="00044FC5" w:rsidP="00BD645B">
      <w:pPr>
        <w:jc w:val="center"/>
        <w:rPr>
          <w:lang w:val="en-GB"/>
        </w:rPr>
      </w:pPr>
    </w:p>
    <w:p w14:paraId="045DF55D" w14:textId="62C9ADA0" w:rsidR="00BD645B" w:rsidRDefault="00044FC5" w:rsidP="00BD645B">
      <w:pPr>
        <w:jc w:val="center"/>
        <w:rPr>
          <w:lang w:val="en-GB"/>
        </w:rPr>
      </w:pPr>
      <w:r>
        <w:rPr>
          <w:noProof/>
          <w:sz w:val="16"/>
          <w:szCs w:val="16"/>
        </w:rPr>
        <w:drawing>
          <wp:inline distT="0" distB="0" distL="0" distR="0" wp14:anchorId="6E16D01A" wp14:editId="7AF3B224">
            <wp:extent cx="5105130" cy="3214194"/>
            <wp:effectExtent l="0" t="0" r="635"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nergyUse_hall_month.png"/>
                    <pic:cNvPicPr/>
                  </pic:nvPicPr>
                  <pic:blipFill>
                    <a:blip r:embed="rId46">
                      <a:extLst>
                        <a:ext uri="{28A0092B-C50C-407E-A947-70E740481C1C}">
                          <a14:useLocalDpi xmlns:a14="http://schemas.microsoft.com/office/drawing/2010/main" val="0"/>
                        </a:ext>
                      </a:extLst>
                    </a:blip>
                    <a:stretch>
                      <a:fillRect/>
                    </a:stretch>
                  </pic:blipFill>
                  <pic:spPr>
                    <a:xfrm>
                      <a:off x="0" y="0"/>
                      <a:ext cx="5112412" cy="3218779"/>
                    </a:xfrm>
                    <a:prstGeom prst="rect">
                      <a:avLst/>
                    </a:prstGeom>
                  </pic:spPr>
                </pic:pic>
              </a:graphicData>
            </a:graphic>
          </wp:inline>
        </w:drawing>
      </w:r>
      <w:commentRangeStart w:id="10"/>
      <w:commentRangeEnd w:id="10"/>
      <w:r w:rsidR="00B569D3">
        <w:rPr>
          <w:rStyle w:val="CommentReference"/>
        </w:rPr>
        <w:commentReference w:id="10"/>
      </w:r>
    </w:p>
    <w:p w14:paraId="09B5DB07" w14:textId="1E3EFEEC" w:rsidR="00BD645B" w:rsidRDefault="00BD645B" w:rsidP="00BD645B">
      <w:pPr>
        <w:jc w:val="center"/>
        <w:rPr>
          <w:lang w:val="en-GB"/>
        </w:rPr>
      </w:pPr>
    </w:p>
    <w:p w14:paraId="3588C16C" w14:textId="4BA20A5F" w:rsidR="00BD645B" w:rsidRDefault="00BD645B" w:rsidP="00BD645B">
      <w:pPr>
        <w:rPr>
          <w:lang w:val="en-GB"/>
        </w:rPr>
      </w:pPr>
      <w:r>
        <w:rPr>
          <w:lang w:val="en-GB"/>
        </w:rPr>
        <w:t xml:space="preserve">Fig. </w:t>
      </w:r>
      <w:r w:rsidR="006B5DA4">
        <w:rPr>
          <w:lang w:val="en-GB"/>
        </w:rPr>
        <w:t xml:space="preserve">11: Over and under predictions of </w:t>
      </w:r>
      <w:r w:rsidR="001E0A49">
        <w:rPr>
          <w:lang w:val="en-GB"/>
        </w:rPr>
        <w:t xml:space="preserve">energy consumption at the hall from Jul to Dec 2019. </w:t>
      </w:r>
      <w:r w:rsidR="00B56AB1">
        <w:rPr>
          <w:lang w:val="en-GB"/>
        </w:rPr>
        <w:t xml:space="preserve">The error in prediction is calculated as the difference between predicted and actual user load rounded up to the nearest 100. </w:t>
      </w:r>
      <w:r w:rsidR="001E0A49">
        <w:rPr>
          <w:lang w:val="en-GB"/>
        </w:rPr>
        <w:t xml:space="preserve">The first plot shows the distribution of error in prediction and the </w:t>
      </w:r>
      <w:r w:rsidR="00B56AB1">
        <w:rPr>
          <w:lang w:val="en-GB"/>
        </w:rPr>
        <w:t>occurrence</w:t>
      </w:r>
      <w:r w:rsidR="00CE1E52">
        <w:rPr>
          <w:lang w:val="en-GB"/>
        </w:rPr>
        <w:t xml:space="preserve"> of various errors. The red line shows the median, the blue dotted lines show the </w:t>
      </w:r>
      <w:r w:rsidR="001164AA">
        <w:rPr>
          <w:lang w:val="en-GB"/>
        </w:rPr>
        <w:t xml:space="preserve">first and third quantile, and the green dotted lines show the minimum and maximum values. </w:t>
      </w:r>
      <w:r w:rsidR="00986905">
        <w:rPr>
          <w:lang w:val="en-GB"/>
        </w:rPr>
        <w:t>For 50% occurrences, the error is 0Wh</w:t>
      </w:r>
      <w:r w:rsidR="0042179F">
        <w:rPr>
          <w:lang w:val="en-GB"/>
        </w:rPr>
        <w:t xml:space="preserve"> implying a close map between actual and predicted consumption</w:t>
      </w:r>
      <w:r w:rsidR="00986905">
        <w:rPr>
          <w:lang w:val="en-GB"/>
        </w:rPr>
        <w:t xml:space="preserve">. </w:t>
      </w:r>
      <w:r w:rsidR="001164AA">
        <w:rPr>
          <w:lang w:val="en-GB"/>
        </w:rPr>
        <w:t xml:space="preserve">The second plot shows the scatter plot of error values </w:t>
      </w:r>
      <w:r w:rsidR="00D653F5">
        <w:rPr>
          <w:lang w:val="en-GB"/>
        </w:rPr>
        <w:t xml:space="preserve">over time of day for each month of study. </w:t>
      </w:r>
    </w:p>
    <w:p w14:paraId="33A42F27" w14:textId="777A19D9" w:rsidR="000961AA" w:rsidRDefault="000961AA">
      <w:pPr>
        <w:rPr>
          <w:lang w:val="en-GB"/>
        </w:rPr>
      </w:pPr>
    </w:p>
    <w:p w14:paraId="3F353352" w14:textId="06D26D35" w:rsidR="000961AA" w:rsidRDefault="000961AA">
      <w:pPr>
        <w:rPr>
          <w:lang w:val="en-GB"/>
        </w:rPr>
      </w:pPr>
    </w:p>
    <w:p w14:paraId="39F4CFEE" w14:textId="7FD9A756" w:rsidR="00444245" w:rsidRDefault="00444245">
      <w:pPr>
        <w:rPr>
          <w:lang w:val="en-GB"/>
        </w:rPr>
      </w:pPr>
      <w:r>
        <w:rPr>
          <w:noProof/>
          <w:lang w:val="en-GB"/>
        </w:rPr>
        <w:drawing>
          <wp:inline distT="0" distB="0" distL="0" distR="0" wp14:anchorId="637CEC3B" wp14:editId="7CB66431">
            <wp:extent cx="5231589" cy="3293813"/>
            <wp:effectExtent l="0" t="0" r="127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ergyUse_nur_mg.png"/>
                    <pic:cNvPicPr/>
                  </pic:nvPicPr>
                  <pic:blipFill>
                    <a:blip r:embed="rId47">
                      <a:extLst>
                        <a:ext uri="{28A0092B-C50C-407E-A947-70E740481C1C}">
                          <a14:useLocalDpi xmlns:a14="http://schemas.microsoft.com/office/drawing/2010/main" val="0"/>
                        </a:ext>
                      </a:extLst>
                    </a:blip>
                    <a:stretch>
                      <a:fillRect/>
                    </a:stretch>
                  </pic:blipFill>
                  <pic:spPr>
                    <a:xfrm>
                      <a:off x="0" y="0"/>
                      <a:ext cx="5238364" cy="3298078"/>
                    </a:xfrm>
                    <a:prstGeom prst="rect">
                      <a:avLst/>
                    </a:prstGeom>
                  </pic:spPr>
                </pic:pic>
              </a:graphicData>
            </a:graphic>
          </wp:inline>
        </w:drawing>
      </w:r>
    </w:p>
    <w:p w14:paraId="5BF59231" w14:textId="77777777" w:rsidR="00444245" w:rsidRDefault="00444245">
      <w:pPr>
        <w:rPr>
          <w:lang w:val="en-GB"/>
        </w:rPr>
      </w:pPr>
    </w:p>
    <w:p w14:paraId="51B44DEA" w14:textId="0613D86D" w:rsidR="000961AA" w:rsidRDefault="00444245">
      <w:pPr>
        <w:rPr>
          <w:lang w:val="en-GB"/>
        </w:rPr>
      </w:pPr>
      <w:r>
        <w:rPr>
          <w:noProof/>
          <w:lang w:val="en-GB"/>
        </w:rPr>
        <w:lastRenderedPageBreak/>
        <w:drawing>
          <wp:inline distT="0" distB="0" distL="0" distR="0" wp14:anchorId="480155DA" wp14:editId="04227476">
            <wp:extent cx="5593087" cy="352141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ergyUse_pg_mg.png"/>
                    <pic:cNvPicPr/>
                  </pic:nvPicPr>
                  <pic:blipFill>
                    <a:blip r:embed="rId48">
                      <a:extLst>
                        <a:ext uri="{28A0092B-C50C-407E-A947-70E740481C1C}">
                          <a14:useLocalDpi xmlns:a14="http://schemas.microsoft.com/office/drawing/2010/main" val="0"/>
                        </a:ext>
                      </a:extLst>
                    </a:blip>
                    <a:stretch>
                      <a:fillRect/>
                    </a:stretch>
                  </pic:blipFill>
                  <pic:spPr>
                    <a:xfrm>
                      <a:off x="0" y="0"/>
                      <a:ext cx="5603144" cy="3527745"/>
                    </a:xfrm>
                    <a:prstGeom prst="rect">
                      <a:avLst/>
                    </a:prstGeom>
                  </pic:spPr>
                </pic:pic>
              </a:graphicData>
            </a:graphic>
          </wp:inline>
        </w:drawing>
      </w:r>
    </w:p>
    <w:p w14:paraId="4262753C" w14:textId="56385C02" w:rsidR="00444245" w:rsidRDefault="00444245">
      <w:pPr>
        <w:rPr>
          <w:lang w:val="en-GB"/>
        </w:rPr>
      </w:pPr>
    </w:p>
    <w:p w14:paraId="6D4178D2" w14:textId="6BA08317" w:rsidR="00444245" w:rsidRDefault="00444245">
      <w:pPr>
        <w:rPr>
          <w:lang w:val="en-GB"/>
        </w:rPr>
      </w:pPr>
    </w:p>
    <w:p w14:paraId="7F22005C" w14:textId="77777777" w:rsidR="000E3ACE" w:rsidRDefault="000E3ACE">
      <w:pPr>
        <w:rPr>
          <w:lang w:val="en-GB"/>
        </w:rPr>
      </w:pPr>
      <w:r>
        <w:rPr>
          <w:noProof/>
          <w:lang w:val="en-GB"/>
        </w:rPr>
        <w:drawing>
          <wp:inline distT="0" distB="0" distL="0" distR="0" wp14:anchorId="0AC400F4" wp14:editId="1EDFAB92">
            <wp:extent cx="5654889" cy="3560323"/>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nergyUse_nur_mg_month.png"/>
                    <pic:cNvPicPr/>
                  </pic:nvPicPr>
                  <pic:blipFill>
                    <a:blip r:embed="rId49">
                      <a:extLst>
                        <a:ext uri="{28A0092B-C50C-407E-A947-70E740481C1C}">
                          <a14:useLocalDpi xmlns:a14="http://schemas.microsoft.com/office/drawing/2010/main" val="0"/>
                        </a:ext>
                      </a:extLst>
                    </a:blip>
                    <a:stretch>
                      <a:fillRect/>
                    </a:stretch>
                  </pic:blipFill>
                  <pic:spPr>
                    <a:xfrm>
                      <a:off x="0" y="0"/>
                      <a:ext cx="5666379" cy="3567557"/>
                    </a:xfrm>
                    <a:prstGeom prst="rect">
                      <a:avLst/>
                    </a:prstGeom>
                  </pic:spPr>
                </pic:pic>
              </a:graphicData>
            </a:graphic>
          </wp:inline>
        </w:drawing>
      </w:r>
    </w:p>
    <w:p w14:paraId="4B2E9111" w14:textId="7747234C" w:rsidR="00444245" w:rsidRDefault="000E3ACE">
      <w:pPr>
        <w:rPr>
          <w:lang w:val="en-GB"/>
        </w:rPr>
      </w:pPr>
      <w:r>
        <w:rPr>
          <w:noProof/>
          <w:lang w:val="en-GB"/>
        </w:rPr>
        <w:lastRenderedPageBreak/>
        <w:drawing>
          <wp:inline distT="0" distB="0" distL="0" distR="0" wp14:anchorId="4935664D" wp14:editId="34A90C4B">
            <wp:extent cx="5515836" cy="3472774"/>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nergyUse_pg_mg_month.png"/>
                    <pic:cNvPicPr/>
                  </pic:nvPicPr>
                  <pic:blipFill>
                    <a:blip r:embed="rId50">
                      <a:extLst>
                        <a:ext uri="{28A0092B-C50C-407E-A947-70E740481C1C}">
                          <a14:useLocalDpi xmlns:a14="http://schemas.microsoft.com/office/drawing/2010/main" val="0"/>
                        </a:ext>
                      </a:extLst>
                    </a:blip>
                    <a:stretch>
                      <a:fillRect/>
                    </a:stretch>
                  </pic:blipFill>
                  <pic:spPr>
                    <a:xfrm>
                      <a:off x="0" y="0"/>
                      <a:ext cx="5529487" cy="3481368"/>
                    </a:xfrm>
                    <a:prstGeom prst="rect">
                      <a:avLst/>
                    </a:prstGeom>
                  </pic:spPr>
                </pic:pic>
              </a:graphicData>
            </a:graphic>
          </wp:inline>
        </w:drawing>
      </w:r>
    </w:p>
    <w:p w14:paraId="25598B2A" w14:textId="08CDEC81" w:rsidR="00BD645B" w:rsidRDefault="00BD645B">
      <w:pPr>
        <w:rPr>
          <w:lang w:val="en-GB"/>
        </w:rPr>
      </w:pPr>
    </w:p>
    <w:p w14:paraId="2584C42E" w14:textId="5E33C849" w:rsidR="00BD645B" w:rsidRDefault="00D653F5">
      <w:pPr>
        <w:rPr>
          <w:ins w:id="11" w:author="Jonathan Nixon" w:date="2020-03-13T11:10:00Z"/>
          <w:lang w:val="en-GB"/>
        </w:rPr>
      </w:pPr>
      <w:r>
        <w:rPr>
          <w:lang w:val="en-GB"/>
        </w:rPr>
        <w:t xml:space="preserve">Fig. 12: Over and under predictions of energy consumption at the </w:t>
      </w:r>
      <w:r w:rsidR="003B2E51">
        <w:rPr>
          <w:lang w:val="en-GB"/>
        </w:rPr>
        <w:t>nurseries and playground</w:t>
      </w:r>
      <w:r>
        <w:rPr>
          <w:lang w:val="en-GB"/>
        </w:rPr>
        <w:t xml:space="preserve"> from Jul to Dec 2019. The error in prediction is calculated as the difference between predicted and actual user load rounded up to the nearest 100. The first </w:t>
      </w:r>
      <w:r w:rsidR="00444245">
        <w:rPr>
          <w:lang w:val="en-GB"/>
        </w:rPr>
        <w:t xml:space="preserve">2 </w:t>
      </w:r>
      <w:r>
        <w:rPr>
          <w:lang w:val="en-GB"/>
        </w:rPr>
        <w:t>plot</w:t>
      </w:r>
      <w:r w:rsidR="00444245">
        <w:rPr>
          <w:lang w:val="en-GB"/>
        </w:rPr>
        <w:t>s</w:t>
      </w:r>
      <w:r>
        <w:rPr>
          <w:lang w:val="en-GB"/>
        </w:rPr>
        <w:t xml:space="preserve"> shows the distribution of error in prediction and the occurrence of various errors</w:t>
      </w:r>
      <w:r w:rsidR="00444245">
        <w:rPr>
          <w:lang w:val="en-GB"/>
        </w:rPr>
        <w:t xml:space="preserve"> for nurseries and playground</w:t>
      </w:r>
      <w:r>
        <w:rPr>
          <w:lang w:val="en-GB"/>
        </w:rPr>
        <w:t xml:space="preserve">. The red line shows the median, the blue dotted lines show the first and third quantile, and the green dotted lines show the minimum and maximum values. The </w:t>
      </w:r>
      <w:r w:rsidR="00444245">
        <w:rPr>
          <w:lang w:val="en-GB"/>
        </w:rPr>
        <w:t xml:space="preserve">next 2 </w:t>
      </w:r>
      <w:r>
        <w:rPr>
          <w:lang w:val="en-GB"/>
        </w:rPr>
        <w:t>plot</w:t>
      </w:r>
      <w:r w:rsidR="00444245">
        <w:rPr>
          <w:lang w:val="en-GB"/>
        </w:rPr>
        <w:t>s</w:t>
      </w:r>
      <w:r>
        <w:rPr>
          <w:lang w:val="en-GB"/>
        </w:rPr>
        <w:t xml:space="preserve"> show the scatter plot of error values over time of day for each month of study. </w:t>
      </w:r>
    </w:p>
    <w:p w14:paraId="03978CAA" w14:textId="16622AF3" w:rsidR="00B569D3" w:rsidRDefault="009B31F2">
      <w:pPr>
        <w:rPr>
          <w:ins w:id="12" w:author="Jonathan Nixon" w:date="2020-03-13T11:12:00Z"/>
          <w:lang w:val="en-GB"/>
        </w:rPr>
      </w:pPr>
      <w:ins w:id="13" w:author="Jonathan Nixon" w:date="2020-03-13T14:59:00Z">
        <w:r>
          <w:rPr>
            <w:noProof/>
            <w:lang w:val="en-GB"/>
          </w:rPr>
          <w:drawing>
            <wp:inline distT="0" distB="0" distL="0" distR="0" wp14:anchorId="4F16623A" wp14:editId="0B18B22C">
              <wp:extent cx="5727700" cy="2813050"/>
              <wp:effectExtent l="0" t="0" r="6350" b="63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ins>
    </w:p>
    <w:p w14:paraId="30AC38AB" w14:textId="4427F2F4" w:rsidR="00B569D3" w:rsidRPr="00B569D3" w:rsidRDefault="00B569D3" w:rsidP="00B569D3">
      <w:pPr>
        <w:rPr>
          <w:ins w:id="14" w:author="Jonathan Nixon" w:date="2020-03-13T11:13:00Z"/>
          <w:rFonts w:ascii="Calibri" w:eastAsia="Times New Roman" w:hAnsi="Calibri" w:cs="Calibri"/>
          <w:color w:val="000000"/>
          <w:sz w:val="22"/>
          <w:szCs w:val="22"/>
          <w:lang w:val="en-GB"/>
        </w:rPr>
      </w:pPr>
      <w:ins w:id="15" w:author="Jonathan Nixon" w:date="2020-03-13T11:12:00Z">
        <w:r>
          <w:rPr>
            <w:rFonts w:ascii="Calibri" w:eastAsia="Times New Roman" w:hAnsi="Calibri" w:cs="Calibri"/>
            <w:color w:val="000000"/>
            <w:sz w:val="22"/>
            <w:szCs w:val="22"/>
            <w:lang w:val="en-GB"/>
          </w:rPr>
          <w:t>Figure 13a</w:t>
        </w:r>
        <w:r w:rsidRPr="00B569D3">
          <w:rPr>
            <w:rFonts w:ascii="Calibri" w:eastAsia="Times New Roman" w:hAnsi="Calibri" w:cs="Calibri"/>
            <w:color w:val="000000"/>
            <w:sz w:val="22"/>
            <w:szCs w:val="22"/>
            <w:lang w:val="en-GB"/>
          </w:rPr>
          <w:t xml:space="preserve">: </w:t>
        </w:r>
      </w:ins>
      <w:ins w:id="16" w:author="Jonathan Nixon" w:date="2020-03-13T11:13:00Z">
        <w:r w:rsidRPr="00B569D3">
          <w:rPr>
            <w:rFonts w:ascii="Calibri" w:eastAsia="Times New Roman" w:hAnsi="Calibri" w:cs="Calibri"/>
            <w:color w:val="000000"/>
            <w:sz w:val="22"/>
            <w:szCs w:val="22"/>
            <w:lang w:val="en-GB"/>
          </w:rPr>
          <w:t>Predicted and measured production factor, performance ratio</w:t>
        </w:r>
      </w:ins>
      <w:ins w:id="17" w:author="Jonathan Nixon" w:date="2020-03-13T15:00:00Z">
        <w:r w:rsidR="000A52D5">
          <w:rPr>
            <w:rFonts w:ascii="Calibri" w:eastAsia="Times New Roman" w:hAnsi="Calibri" w:cs="Calibri"/>
            <w:color w:val="000000"/>
            <w:sz w:val="22"/>
            <w:szCs w:val="22"/>
            <w:lang w:val="en-GB"/>
          </w:rPr>
          <w:t>, production efficiency</w:t>
        </w:r>
      </w:ins>
      <w:ins w:id="18" w:author="Jonathan Nixon" w:date="2020-03-13T11:13:00Z">
        <w:r w:rsidRPr="00B569D3">
          <w:rPr>
            <w:rFonts w:ascii="Calibri" w:eastAsia="Times New Roman" w:hAnsi="Calibri" w:cs="Calibri"/>
            <w:color w:val="000000"/>
            <w:sz w:val="22"/>
            <w:szCs w:val="22"/>
            <w:lang w:val="en-GB"/>
          </w:rPr>
          <w:t xml:space="preserve"> and overall system efficiency at the </w:t>
        </w:r>
        <w:r>
          <w:rPr>
            <w:rFonts w:ascii="Calibri" w:eastAsia="Times New Roman" w:hAnsi="Calibri" w:cs="Calibri"/>
            <w:color w:val="000000"/>
            <w:sz w:val="22"/>
            <w:szCs w:val="22"/>
            <w:lang w:val="en-GB"/>
          </w:rPr>
          <w:t>hall</w:t>
        </w:r>
        <w:r w:rsidRPr="00B569D3">
          <w:rPr>
            <w:rFonts w:ascii="Calibri" w:eastAsia="Times New Roman" w:hAnsi="Calibri" w:cs="Calibri"/>
            <w:color w:val="000000"/>
            <w:sz w:val="22"/>
            <w:szCs w:val="22"/>
            <w:lang w:val="en-GB"/>
          </w:rPr>
          <w:t xml:space="preserve"> since commissioning. Estimated and actual AC consumption is shown on the secondary axis.</w:t>
        </w:r>
      </w:ins>
      <w:ins w:id="19" w:author="Jonathan Nixon" w:date="2020-03-13T11:14:00Z">
        <w:r>
          <w:rPr>
            <w:rFonts w:ascii="Calibri" w:eastAsia="Times New Roman" w:hAnsi="Calibri" w:cs="Calibri"/>
            <w:color w:val="000000"/>
            <w:sz w:val="22"/>
            <w:szCs w:val="22"/>
            <w:lang w:val="en-GB"/>
          </w:rPr>
          <w:t xml:space="preserve"> </w:t>
        </w:r>
      </w:ins>
    </w:p>
    <w:p w14:paraId="7F29CEC5" w14:textId="109D6404" w:rsidR="00B569D3" w:rsidRPr="00B569D3" w:rsidRDefault="00B569D3" w:rsidP="00B569D3">
      <w:pPr>
        <w:rPr>
          <w:ins w:id="20" w:author="Jonathan Nixon" w:date="2020-03-13T11:12:00Z"/>
          <w:rFonts w:ascii="Calibri" w:eastAsia="Times New Roman" w:hAnsi="Calibri" w:cs="Calibri"/>
          <w:color w:val="000000"/>
          <w:sz w:val="22"/>
          <w:szCs w:val="22"/>
          <w:lang w:val="en-GB"/>
        </w:rPr>
      </w:pPr>
    </w:p>
    <w:p w14:paraId="1376885D" w14:textId="77777777" w:rsidR="00B569D3" w:rsidRDefault="00B569D3">
      <w:pPr>
        <w:rPr>
          <w:ins w:id="21" w:author="Jonathan Nixon" w:date="2020-03-13T11:12:00Z"/>
          <w:lang w:val="en-GB"/>
        </w:rPr>
      </w:pPr>
    </w:p>
    <w:p w14:paraId="52BFFB02" w14:textId="15F9B865" w:rsidR="00B569D3" w:rsidRDefault="009B31F2">
      <w:pPr>
        <w:rPr>
          <w:ins w:id="22" w:author="Jonathan Nixon" w:date="2020-03-13T11:12:00Z"/>
          <w:lang w:val="en-GB"/>
        </w:rPr>
      </w:pPr>
      <w:ins w:id="23" w:author="Jonathan Nixon" w:date="2020-03-13T14:59:00Z">
        <w:r>
          <w:rPr>
            <w:noProof/>
            <w:lang w:val="en-GB"/>
          </w:rPr>
          <w:lastRenderedPageBreak/>
          <w:drawing>
            <wp:inline distT="0" distB="0" distL="0" distR="0" wp14:anchorId="2823C3AC" wp14:editId="70EE82BE">
              <wp:extent cx="5727700" cy="3275330"/>
              <wp:effectExtent l="0" t="0" r="6350" b="127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ins>
    </w:p>
    <w:p w14:paraId="1C86F387" w14:textId="2690965C" w:rsidR="00B569D3" w:rsidRDefault="00B569D3">
      <w:pPr>
        <w:rPr>
          <w:ins w:id="24" w:author="Jonathan Nixon" w:date="2020-03-13T11:12:00Z"/>
          <w:lang w:val="en-GB"/>
        </w:rPr>
      </w:pPr>
    </w:p>
    <w:p w14:paraId="55DB544C" w14:textId="382E7286" w:rsidR="00B569D3" w:rsidRPr="00B569D3" w:rsidRDefault="00B569D3" w:rsidP="00B569D3">
      <w:pPr>
        <w:rPr>
          <w:ins w:id="25" w:author="Jonathan Nixon" w:date="2020-03-13T11:12:00Z"/>
          <w:rFonts w:ascii="Calibri" w:eastAsia="Times New Roman" w:hAnsi="Calibri" w:cs="Calibri"/>
          <w:color w:val="000000"/>
          <w:sz w:val="22"/>
          <w:szCs w:val="22"/>
          <w:lang w:val="en-GB"/>
        </w:rPr>
      </w:pPr>
      <w:ins w:id="26" w:author="Jonathan Nixon" w:date="2020-03-13T11:12:00Z">
        <w:r w:rsidRPr="00B569D3">
          <w:rPr>
            <w:rFonts w:ascii="Calibri" w:eastAsia="Times New Roman" w:hAnsi="Calibri" w:cs="Calibri"/>
            <w:color w:val="000000"/>
            <w:sz w:val="22"/>
            <w:szCs w:val="22"/>
            <w:lang w:val="en-GB"/>
          </w:rPr>
          <w:t>Figure 1</w:t>
        </w:r>
        <w:r>
          <w:rPr>
            <w:rFonts w:ascii="Calibri" w:eastAsia="Times New Roman" w:hAnsi="Calibri" w:cs="Calibri"/>
            <w:color w:val="000000"/>
            <w:sz w:val="22"/>
            <w:szCs w:val="22"/>
            <w:lang w:val="en-GB"/>
          </w:rPr>
          <w:t>3b</w:t>
        </w:r>
        <w:r w:rsidRPr="00B569D3">
          <w:rPr>
            <w:rFonts w:ascii="Calibri" w:eastAsia="Times New Roman" w:hAnsi="Calibri" w:cs="Calibri"/>
            <w:color w:val="000000"/>
            <w:sz w:val="22"/>
            <w:szCs w:val="22"/>
            <w:lang w:val="en-GB"/>
          </w:rPr>
          <w:t>: Predicted and measured production factor, performance ratio</w:t>
        </w:r>
      </w:ins>
      <w:ins w:id="27" w:author="Jonathan Nixon" w:date="2020-03-13T15:01:00Z">
        <w:r w:rsidR="000A52D5">
          <w:rPr>
            <w:rFonts w:ascii="Calibri" w:eastAsia="Times New Roman" w:hAnsi="Calibri" w:cs="Calibri"/>
            <w:color w:val="000000"/>
            <w:sz w:val="22"/>
            <w:szCs w:val="22"/>
            <w:lang w:val="en-GB"/>
          </w:rPr>
          <w:t>, production efficiency</w:t>
        </w:r>
      </w:ins>
      <w:ins w:id="28" w:author="Jonathan Nixon" w:date="2020-03-13T11:12:00Z">
        <w:r w:rsidRPr="00B569D3">
          <w:rPr>
            <w:rFonts w:ascii="Calibri" w:eastAsia="Times New Roman" w:hAnsi="Calibri" w:cs="Calibri"/>
            <w:color w:val="000000"/>
            <w:sz w:val="22"/>
            <w:szCs w:val="22"/>
            <w:lang w:val="en-GB"/>
          </w:rPr>
          <w:t xml:space="preserve"> and overall system efficiency at the micro-grid since commissioning. Estimated and actual AC consumption is shown on the secondary axis.</w:t>
        </w:r>
      </w:ins>
    </w:p>
    <w:p w14:paraId="13E51174" w14:textId="4BA05ED2" w:rsidR="00B569D3" w:rsidRDefault="00B569D3">
      <w:pPr>
        <w:rPr>
          <w:ins w:id="29" w:author="Jonathan Nixon" w:date="2020-03-13T15:01:00Z"/>
          <w:lang w:val="en-GB"/>
        </w:rPr>
      </w:pPr>
    </w:p>
    <w:p w14:paraId="62627282" w14:textId="698CC96E" w:rsidR="000A52D5" w:rsidRDefault="000A52D5">
      <w:pPr>
        <w:rPr>
          <w:rFonts w:ascii="Calibri" w:eastAsia="Times New Roman" w:hAnsi="Calibri" w:cs="Calibri"/>
          <w:color w:val="000000"/>
          <w:sz w:val="22"/>
          <w:szCs w:val="22"/>
          <w:lang w:val="en-GB"/>
        </w:rPr>
      </w:pPr>
      <w:ins w:id="30" w:author="Jonathan Nixon" w:date="2020-03-13T15:01:00Z">
        <w:r>
          <w:rPr>
            <w:rFonts w:ascii="Calibri" w:eastAsia="Times New Roman" w:hAnsi="Calibri" w:cs="Calibri"/>
            <w:color w:val="000000"/>
            <w:sz w:val="22"/>
            <w:szCs w:val="22"/>
            <w:lang w:val="en-GB"/>
          </w:rPr>
          <w:t>The production factor is the ratio of actual PV yield to the potential PV yield. Performance ratio is the ratio of the final yield to the potential PV yield. Production efficiency</w:t>
        </w:r>
      </w:ins>
      <w:ins w:id="31" w:author="Jonathan Nixon" w:date="2020-03-13T15:04:00Z">
        <w:r>
          <w:rPr>
            <w:rFonts w:ascii="Calibri" w:eastAsia="Times New Roman" w:hAnsi="Calibri" w:cs="Calibri"/>
            <w:color w:val="000000"/>
            <w:sz w:val="22"/>
            <w:szCs w:val="22"/>
            <w:lang w:val="en-GB"/>
          </w:rPr>
          <w:t xml:space="preserve"> represents the system losses and</w:t>
        </w:r>
      </w:ins>
      <w:ins w:id="32" w:author="Jonathan Nixon" w:date="2020-03-13T15:01:00Z">
        <w:r>
          <w:rPr>
            <w:rFonts w:ascii="Calibri" w:eastAsia="Times New Roman" w:hAnsi="Calibri" w:cs="Calibri"/>
            <w:color w:val="000000"/>
            <w:sz w:val="22"/>
            <w:szCs w:val="22"/>
            <w:lang w:val="en-GB"/>
          </w:rPr>
          <w:t xml:space="preserve"> is given by PR/PF</w:t>
        </w:r>
      </w:ins>
      <w:ins w:id="33" w:author="Jonathan Nixon" w:date="2020-03-13T15:05:00Z">
        <w:r>
          <w:rPr>
            <w:rFonts w:ascii="Calibri" w:eastAsia="Times New Roman" w:hAnsi="Calibri" w:cs="Calibri"/>
            <w:color w:val="000000"/>
            <w:sz w:val="22"/>
            <w:szCs w:val="22"/>
            <w:lang w:val="en-GB"/>
          </w:rPr>
          <w:t xml:space="preserve"> or</w:t>
        </w:r>
      </w:ins>
      <w:ins w:id="34" w:author="Jonathan Nixon" w:date="2020-03-13T15:03:00Z">
        <w:r>
          <w:rPr>
            <w:rFonts w:ascii="Calibri" w:eastAsia="Times New Roman" w:hAnsi="Calibri" w:cs="Calibri"/>
            <w:color w:val="000000"/>
            <w:sz w:val="22"/>
            <w:szCs w:val="22"/>
            <w:lang w:val="en-GB"/>
          </w:rPr>
          <w:t xml:space="preserve"> </w:t>
        </w:r>
      </w:ins>
      <w:ins w:id="35" w:author="Jonathan Nixon" w:date="2020-03-13T15:05:00Z">
        <w:r>
          <w:rPr>
            <w:rFonts w:ascii="Calibri" w:eastAsia="Times New Roman" w:hAnsi="Calibri" w:cs="Calibri"/>
            <w:color w:val="000000"/>
            <w:sz w:val="22"/>
            <w:szCs w:val="22"/>
            <w:lang w:val="en-GB"/>
          </w:rPr>
          <w:t>AC load/</w:t>
        </w:r>
      </w:ins>
      <w:ins w:id="36" w:author="Jonathan Nixon" w:date="2020-03-13T15:04:00Z">
        <w:r>
          <w:rPr>
            <w:rFonts w:ascii="Calibri" w:eastAsia="Times New Roman" w:hAnsi="Calibri" w:cs="Calibri"/>
            <w:color w:val="000000"/>
            <w:sz w:val="22"/>
            <w:szCs w:val="22"/>
            <w:lang w:val="en-GB"/>
          </w:rPr>
          <w:t>PV</w:t>
        </w:r>
      </w:ins>
      <w:ins w:id="37" w:author="Jonathan Nixon" w:date="2020-03-13T15:05:00Z">
        <w:r>
          <w:rPr>
            <w:rFonts w:ascii="Calibri" w:eastAsia="Times New Roman" w:hAnsi="Calibri" w:cs="Calibri"/>
            <w:color w:val="000000"/>
            <w:sz w:val="22"/>
            <w:szCs w:val="22"/>
            <w:lang w:val="en-GB"/>
          </w:rPr>
          <w:t xml:space="preserve"> power output</w:t>
        </w:r>
      </w:ins>
      <w:ins w:id="38" w:author="Jonathan Nixon" w:date="2020-03-13T15:01:00Z">
        <w:r>
          <w:rPr>
            <w:rFonts w:ascii="Calibri" w:eastAsia="Times New Roman" w:hAnsi="Calibri" w:cs="Calibri"/>
            <w:color w:val="000000"/>
            <w:sz w:val="22"/>
            <w:szCs w:val="22"/>
            <w:lang w:val="en-GB"/>
          </w:rPr>
          <w:t xml:space="preserve">. Overall system efficiency is the ratio of consumed energy to potential PV </w:t>
        </w:r>
        <w:commentRangeStart w:id="39"/>
        <w:r>
          <w:rPr>
            <w:rFonts w:ascii="Calibri" w:eastAsia="Times New Roman" w:hAnsi="Calibri" w:cs="Calibri"/>
            <w:color w:val="000000"/>
            <w:sz w:val="22"/>
            <w:szCs w:val="22"/>
            <w:lang w:val="en-GB"/>
          </w:rPr>
          <w:t>yield</w:t>
        </w:r>
      </w:ins>
      <w:commentRangeEnd w:id="39"/>
      <w:ins w:id="40" w:author="Jonathan Nixon" w:date="2020-03-13T15:06:00Z">
        <w:r w:rsidR="00725F84">
          <w:rPr>
            <w:rStyle w:val="CommentReference"/>
          </w:rPr>
          <w:commentReference w:id="39"/>
        </w:r>
      </w:ins>
      <w:ins w:id="41" w:author="Jonathan Nixon" w:date="2020-03-13T15:01:00Z">
        <w:r>
          <w:rPr>
            <w:rFonts w:ascii="Calibri" w:eastAsia="Times New Roman" w:hAnsi="Calibri" w:cs="Calibri"/>
            <w:color w:val="000000"/>
            <w:sz w:val="22"/>
            <w:szCs w:val="22"/>
            <w:lang w:val="en-GB"/>
          </w:rPr>
          <w:t>.</w:t>
        </w:r>
      </w:ins>
    </w:p>
    <w:p w14:paraId="59186B35" w14:textId="5FD6C602" w:rsidR="00B228B9" w:rsidRDefault="00B228B9">
      <w:pPr>
        <w:rPr>
          <w:rFonts w:ascii="Calibri" w:eastAsia="Times New Roman" w:hAnsi="Calibri" w:cs="Calibri"/>
          <w:color w:val="000000"/>
          <w:sz w:val="22"/>
          <w:szCs w:val="22"/>
          <w:lang w:val="en-GB"/>
        </w:rPr>
      </w:pPr>
    </w:p>
    <w:p w14:paraId="4D7728DF" w14:textId="6F67CD4C" w:rsidR="00B228B9" w:rsidRDefault="00B228B9">
      <w:pPr>
        <w:rPr>
          <w:rFonts w:ascii="Calibri" w:eastAsia="Times New Roman" w:hAnsi="Calibri" w:cs="Calibri"/>
          <w:color w:val="000000"/>
          <w:sz w:val="22"/>
          <w:szCs w:val="22"/>
          <w:lang w:val="en-GB"/>
        </w:rPr>
      </w:pPr>
    </w:p>
    <w:p w14:paraId="7C3BD816" w14:textId="00452674" w:rsidR="00B228B9" w:rsidRDefault="00934E47">
      <w:pPr>
        <w:rPr>
          <w:rFonts w:ascii="Calibri" w:eastAsia="Times New Roman" w:hAnsi="Calibri" w:cs="Calibri"/>
          <w:color w:val="000000"/>
          <w:sz w:val="22"/>
          <w:szCs w:val="22"/>
          <w:lang w:val="en-GB"/>
        </w:rPr>
      </w:pPr>
      <w:r>
        <w:rPr>
          <w:rFonts w:ascii="Calibri" w:eastAsia="Times New Roman" w:hAnsi="Calibri" w:cs="Calibri"/>
          <w:color w:val="000000"/>
          <w:sz w:val="22"/>
          <w:szCs w:val="22"/>
          <w:lang w:val="en-GB"/>
        </w:rPr>
        <w:t>The below plots show typical day plots using predicted system data for hall and micro-grid</w:t>
      </w:r>
    </w:p>
    <w:p w14:paraId="77E0EAE2" w14:textId="24B44866" w:rsidR="000A13A9" w:rsidRDefault="000A13A9">
      <w:pPr>
        <w:rPr>
          <w:rFonts w:ascii="Calibri" w:eastAsia="Times New Roman" w:hAnsi="Calibri" w:cs="Calibri"/>
          <w:color w:val="000000"/>
          <w:sz w:val="22"/>
          <w:szCs w:val="22"/>
          <w:lang w:val="en-GB"/>
        </w:rPr>
      </w:pPr>
    </w:p>
    <w:p w14:paraId="334A2462" w14:textId="3E628756" w:rsidR="000A13A9" w:rsidRDefault="000A13A9">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drawing>
          <wp:inline distT="0" distB="0" distL="0" distR="0" wp14:anchorId="64EECFDF" wp14:editId="38A991DA">
            <wp:extent cx="4842483" cy="3048832"/>
            <wp:effectExtent l="0" t="0" r="0" b="0"/>
            <wp:docPr id="55"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ypical_hall_pred_jul.png"/>
                    <pic:cNvPicPr/>
                  </pic:nvPicPr>
                  <pic:blipFill>
                    <a:blip r:embed="rId53">
                      <a:extLst>
                        <a:ext uri="{28A0092B-C50C-407E-A947-70E740481C1C}">
                          <a14:useLocalDpi xmlns:a14="http://schemas.microsoft.com/office/drawing/2010/main" val="0"/>
                        </a:ext>
                      </a:extLst>
                    </a:blip>
                    <a:stretch>
                      <a:fillRect/>
                    </a:stretch>
                  </pic:blipFill>
                  <pic:spPr>
                    <a:xfrm>
                      <a:off x="0" y="0"/>
                      <a:ext cx="4850918" cy="3054143"/>
                    </a:xfrm>
                    <a:prstGeom prst="rect">
                      <a:avLst/>
                    </a:prstGeom>
                  </pic:spPr>
                </pic:pic>
              </a:graphicData>
            </a:graphic>
          </wp:inline>
        </w:drawing>
      </w:r>
    </w:p>
    <w:p w14:paraId="5F992A79" w14:textId="11FF55ED" w:rsidR="00934E47" w:rsidRDefault="00934E47">
      <w:pPr>
        <w:rPr>
          <w:rFonts w:ascii="Calibri" w:eastAsia="Times New Roman" w:hAnsi="Calibri" w:cs="Calibri"/>
          <w:color w:val="000000"/>
          <w:sz w:val="22"/>
          <w:szCs w:val="22"/>
          <w:lang w:val="en-GB"/>
        </w:rPr>
      </w:pPr>
    </w:p>
    <w:p w14:paraId="133A09AC" w14:textId="5729572F" w:rsidR="000A13A9" w:rsidRDefault="000A13A9">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lastRenderedPageBreak/>
        <w:drawing>
          <wp:inline distT="0" distB="0" distL="0" distR="0" wp14:anchorId="0BABD25F" wp14:editId="688B19E4">
            <wp:extent cx="4579836" cy="2883469"/>
            <wp:effectExtent l="0" t="0" r="5080" b="0"/>
            <wp:docPr id="54" name="Picture 5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ypical_hall_pred_aug.png"/>
                    <pic:cNvPicPr/>
                  </pic:nvPicPr>
                  <pic:blipFill>
                    <a:blip r:embed="rId54">
                      <a:extLst>
                        <a:ext uri="{28A0092B-C50C-407E-A947-70E740481C1C}">
                          <a14:useLocalDpi xmlns:a14="http://schemas.microsoft.com/office/drawing/2010/main" val="0"/>
                        </a:ext>
                      </a:extLst>
                    </a:blip>
                    <a:stretch>
                      <a:fillRect/>
                    </a:stretch>
                  </pic:blipFill>
                  <pic:spPr>
                    <a:xfrm>
                      <a:off x="0" y="0"/>
                      <a:ext cx="4586904" cy="2887919"/>
                    </a:xfrm>
                    <a:prstGeom prst="rect">
                      <a:avLst/>
                    </a:prstGeom>
                  </pic:spPr>
                </pic:pic>
              </a:graphicData>
            </a:graphic>
          </wp:inline>
        </w:drawing>
      </w:r>
    </w:p>
    <w:p w14:paraId="68029018" w14:textId="0BBB325A" w:rsidR="000A13A9" w:rsidRDefault="000A13A9">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drawing>
          <wp:inline distT="0" distB="0" distL="0" distR="0" wp14:anchorId="6EF0AC6D" wp14:editId="3B1972D9">
            <wp:extent cx="4609019" cy="2901842"/>
            <wp:effectExtent l="0" t="0" r="1270" b="0"/>
            <wp:docPr id="59" name="Picture 5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ypical_hall_pred_sep.png"/>
                    <pic:cNvPicPr/>
                  </pic:nvPicPr>
                  <pic:blipFill>
                    <a:blip r:embed="rId55">
                      <a:extLst>
                        <a:ext uri="{28A0092B-C50C-407E-A947-70E740481C1C}">
                          <a14:useLocalDpi xmlns:a14="http://schemas.microsoft.com/office/drawing/2010/main" val="0"/>
                        </a:ext>
                      </a:extLst>
                    </a:blip>
                    <a:stretch>
                      <a:fillRect/>
                    </a:stretch>
                  </pic:blipFill>
                  <pic:spPr>
                    <a:xfrm>
                      <a:off x="0" y="0"/>
                      <a:ext cx="4622335" cy="2910226"/>
                    </a:xfrm>
                    <a:prstGeom prst="rect">
                      <a:avLst/>
                    </a:prstGeom>
                  </pic:spPr>
                </pic:pic>
              </a:graphicData>
            </a:graphic>
          </wp:inline>
        </w:drawing>
      </w:r>
    </w:p>
    <w:p w14:paraId="27875899" w14:textId="4B6AF5DF" w:rsidR="000A13A9" w:rsidRDefault="000A13A9">
      <w:pPr>
        <w:rPr>
          <w:rFonts w:ascii="Calibri" w:eastAsia="Times New Roman" w:hAnsi="Calibri" w:cs="Calibri"/>
          <w:color w:val="000000"/>
          <w:sz w:val="22"/>
          <w:szCs w:val="22"/>
          <w:lang w:val="en-GB"/>
        </w:rPr>
      </w:pPr>
    </w:p>
    <w:p w14:paraId="616742DA" w14:textId="50D7C770" w:rsidR="000A13A9" w:rsidRDefault="000A13A9">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drawing>
          <wp:inline distT="0" distB="0" distL="0" distR="0" wp14:anchorId="3321CB6A" wp14:editId="53668508">
            <wp:extent cx="4540926" cy="2858971"/>
            <wp:effectExtent l="0" t="0" r="5715" b="0"/>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ypical_hall_pred_Oct.png"/>
                    <pic:cNvPicPr/>
                  </pic:nvPicPr>
                  <pic:blipFill>
                    <a:blip r:embed="rId56">
                      <a:extLst>
                        <a:ext uri="{28A0092B-C50C-407E-A947-70E740481C1C}">
                          <a14:useLocalDpi xmlns:a14="http://schemas.microsoft.com/office/drawing/2010/main" val="0"/>
                        </a:ext>
                      </a:extLst>
                    </a:blip>
                    <a:stretch>
                      <a:fillRect/>
                    </a:stretch>
                  </pic:blipFill>
                  <pic:spPr>
                    <a:xfrm>
                      <a:off x="0" y="0"/>
                      <a:ext cx="4549634" cy="2864453"/>
                    </a:xfrm>
                    <a:prstGeom prst="rect">
                      <a:avLst/>
                    </a:prstGeom>
                  </pic:spPr>
                </pic:pic>
              </a:graphicData>
            </a:graphic>
          </wp:inline>
        </w:drawing>
      </w:r>
    </w:p>
    <w:p w14:paraId="010AE4EA" w14:textId="03AA07A1" w:rsidR="000A13A9" w:rsidRDefault="000A13A9">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lastRenderedPageBreak/>
        <w:drawing>
          <wp:inline distT="0" distB="0" distL="0" distR="0" wp14:anchorId="2CF36EF6" wp14:editId="739DCF76">
            <wp:extent cx="4346372" cy="2736480"/>
            <wp:effectExtent l="0" t="0" r="0" b="0"/>
            <wp:docPr id="57" name="Picture 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ypical_hall_pred_Nov.png"/>
                    <pic:cNvPicPr/>
                  </pic:nvPicPr>
                  <pic:blipFill>
                    <a:blip r:embed="rId57">
                      <a:extLst>
                        <a:ext uri="{28A0092B-C50C-407E-A947-70E740481C1C}">
                          <a14:useLocalDpi xmlns:a14="http://schemas.microsoft.com/office/drawing/2010/main" val="0"/>
                        </a:ext>
                      </a:extLst>
                    </a:blip>
                    <a:stretch>
                      <a:fillRect/>
                    </a:stretch>
                  </pic:blipFill>
                  <pic:spPr>
                    <a:xfrm>
                      <a:off x="0" y="0"/>
                      <a:ext cx="4356779" cy="2743032"/>
                    </a:xfrm>
                    <a:prstGeom prst="rect">
                      <a:avLst/>
                    </a:prstGeom>
                  </pic:spPr>
                </pic:pic>
              </a:graphicData>
            </a:graphic>
          </wp:inline>
        </w:drawing>
      </w:r>
    </w:p>
    <w:p w14:paraId="0B902324" w14:textId="5C4D2AFD" w:rsidR="00934E47" w:rsidRDefault="00934E47">
      <w:pPr>
        <w:rPr>
          <w:rFonts w:ascii="Calibri" w:eastAsia="Times New Roman" w:hAnsi="Calibri" w:cs="Calibri"/>
          <w:color w:val="000000"/>
          <w:sz w:val="22"/>
          <w:szCs w:val="22"/>
          <w:lang w:val="en-GB"/>
        </w:rPr>
      </w:pPr>
    </w:p>
    <w:p w14:paraId="1777211A" w14:textId="7749DEB9" w:rsidR="000A13A9" w:rsidRDefault="000A13A9">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drawing>
          <wp:inline distT="0" distB="0" distL="0" distR="0" wp14:anchorId="24749060" wp14:editId="639C1E78">
            <wp:extent cx="4609019" cy="2901842"/>
            <wp:effectExtent l="0" t="0" r="1270" b="0"/>
            <wp:docPr id="56" name="Picture 5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ypical_hall_pred_Dec.png"/>
                    <pic:cNvPicPr/>
                  </pic:nvPicPr>
                  <pic:blipFill>
                    <a:blip r:embed="rId58">
                      <a:extLst>
                        <a:ext uri="{28A0092B-C50C-407E-A947-70E740481C1C}">
                          <a14:useLocalDpi xmlns:a14="http://schemas.microsoft.com/office/drawing/2010/main" val="0"/>
                        </a:ext>
                      </a:extLst>
                    </a:blip>
                    <a:stretch>
                      <a:fillRect/>
                    </a:stretch>
                  </pic:blipFill>
                  <pic:spPr>
                    <a:xfrm>
                      <a:off x="0" y="0"/>
                      <a:ext cx="4626289" cy="2912715"/>
                    </a:xfrm>
                    <a:prstGeom prst="rect">
                      <a:avLst/>
                    </a:prstGeom>
                  </pic:spPr>
                </pic:pic>
              </a:graphicData>
            </a:graphic>
          </wp:inline>
        </w:drawing>
      </w:r>
    </w:p>
    <w:p w14:paraId="67F24615" w14:textId="3E2767E7" w:rsidR="000A13A9" w:rsidRDefault="000A13A9">
      <w:pPr>
        <w:rPr>
          <w:rFonts w:ascii="Calibri" w:eastAsia="Times New Roman" w:hAnsi="Calibri" w:cs="Calibri"/>
          <w:color w:val="000000"/>
          <w:sz w:val="22"/>
          <w:szCs w:val="22"/>
          <w:lang w:val="en-GB"/>
        </w:rPr>
      </w:pPr>
    </w:p>
    <w:p w14:paraId="2C709920" w14:textId="76AF1EAA" w:rsidR="004F5953" w:rsidRDefault="004F5953">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drawing>
          <wp:inline distT="0" distB="0" distL="0" distR="0" wp14:anchorId="52287489" wp14:editId="66723D26">
            <wp:extent cx="4433354" cy="2791245"/>
            <wp:effectExtent l="0" t="0" r="0" b="3175"/>
            <wp:docPr id="60" name="Picture 6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ypical_hall_pred_jul_sep.png"/>
                    <pic:cNvPicPr/>
                  </pic:nvPicPr>
                  <pic:blipFill>
                    <a:blip r:embed="rId59">
                      <a:extLst>
                        <a:ext uri="{28A0092B-C50C-407E-A947-70E740481C1C}">
                          <a14:useLocalDpi xmlns:a14="http://schemas.microsoft.com/office/drawing/2010/main" val="0"/>
                        </a:ext>
                      </a:extLst>
                    </a:blip>
                    <a:stretch>
                      <a:fillRect/>
                    </a:stretch>
                  </pic:blipFill>
                  <pic:spPr>
                    <a:xfrm>
                      <a:off x="0" y="0"/>
                      <a:ext cx="4448690" cy="2800900"/>
                    </a:xfrm>
                    <a:prstGeom prst="rect">
                      <a:avLst/>
                    </a:prstGeom>
                  </pic:spPr>
                </pic:pic>
              </a:graphicData>
            </a:graphic>
          </wp:inline>
        </w:drawing>
      </w:r>
    </w:p>
    <w:p w14:paraId="373848E2" w14:textId="77777777" w:rsidR="004F5953" w:rsidRDefault="004F5953">
      <w:pPr>
        <w:rPr>
          <w:rFonts w:ascii="Calibri" w:eastAsia="Times New Roman" w:hAnsi="Calibri" w:cs="Calibri"/>
          <w:color w:val="000000"/>
          <w:sz w:val="22"/>
          <w:szCs w:val="22"/>
          <w:lang w:val="en-GB"/>
        </w:rPr>
      </w:pPr>
    </w:p>
    <w:p w14:paraId="08C9E635" w14:textId="0DD48149" w:rsidR="000A13A9" w:rsidRDefault="004F5953">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drawing>
          <wp:inline distT="0" distB="0" distL="0" distR="0" wp14:anchorId="612C292C" wp14:editId="7740D85E">
            <wp:extent cx="4589564" cy="2889594"/>
            <wp:effectExtent l="0" t="0" r="0" b="6350"/>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ypical_hall_pred_oct_dec.png"/>
                    <pic:cNvPicPr/>
                  </pic:nvPicPr>
                  <pic:blipFill>
                    <a:blip r:embed="rId60">
                      <a:extLst>
                        <a:ext uri="{28A0092B-C50C-407E-A947-70E740481C1C}">
                          <a14:useLocalDpi xmlns:a14="http://schemas.microsoft.com/office/drawing/2010/main" val="0"/>
                        </a:ext>
                      </a:extLst>
                    </a:blip>
                    <a:stretch>
                      <a:fillRect/>
                    </a:stretch>
                  </pic:blipFill>
                  <pic:spPr>
                    <a:xfrm>
                      <a:off x="0" y="0"/>
                      <a:ext cx="4604880" cy="2899237"/>
                    </a:xfrm>
                    <a:prstGeom prst="rect">
                      <a:avLst/>
                    </a:prstGeom>
                  </pic:spPr>
                </pic:pic>
              </a:graphicData>
            </a:graphic>
          </wp:inline>
        </w:drawing>
      </w:r>
    </w:p>
    <w:p w14:paraId="6FAC4BD3" w14:textId="0DB9842A" w:rsidR="00934E47" w:rsidRDefault="00934E47">
      <w:pPr>
        <w:rPr>
          <w:rFonts w:ascii="Calibri" w:eastAsia="Times New Roman" w:hAnsi="Calibri" w:cs="Calibri"/>
          <w:color w:val="000000"/>
          <w:sz w:val="22"/>
          <w:szCs w:val="22"/>
          <w:lang w:val="en-GB"/>
        </w:rPr>
      </w:pPr>
    </w:p>
    <w:p w14:paraId="210FF608" w14:textId="0D960DAB" w:rsidR="004F5953" w:rsidRDefault="004F5953">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drawing>
          <wp:inline distT="0" distB="0" distL="0" distR="0" wp14:anchorId="6331A244" wp14:editId="0E41CE5A">
            <wp:extent cx="4638202" cy="2920216"/>
            <wp:effectExtent l="0" t="0" r="0" b="1270"/>
            <wp:docPr id="62" name="Picture 6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ypical_hall_pred_jul_dec.png"/>
                    <pic:cNvPicPr/>
                  </pic:nvPicPr>
                  <pic:blipFill>
                    <a:blip r:embed="rId61">
                      <a:extLst>
                        <a:ext uri="{28A0092B-C50C-407E-A947-70E740481C1C}">
                          <a14:useLocalDpi xmlns:a14="http://schemas.microsoft.com/office/drawing/2010/main" val="0"/>
                        </a:ext>
                      </a:extLst>
                    </a:blip>
                    <a:stretch>
                      <a:fillRect/>
                    </a:stretch>
                  </pic:blipFill>
                  <pic:spPr>
                    <a:xfrm>
                      <a:off x="0" y="0"/>
                      <a:ext cx="4654618" cy="2930552"/>
                    </a:xfrm>
                    <a:prstGeom prst="rect">
                      <a:avLst/>
                    </a:prstGeom>
                  </pic:spPr>
                </pic:pic>
              </a:graphicData>
            </a:graphic>
          </wp:inline>
        </w:drawing>
      </w:r>
    </w:p>
    <w:p w14:paraId="50970AB9" w14:textId="43A21E62" w:rsidR="004F5953" w:rsidRDefault="004F5953">
      <w:pPr>
        <w:rPr>
          <w:rFonts w:ascii="Calibri" w:eastAsia="Times New Roman" w:hAnsi="Calibri" w:cs="Calibri"/>
          <w:color w:val="000000"/>
          <w:sz w:val="22"/>
          <w:szCs w:val="22"/>
          <w:lang w:val="en-GB"/>
        </w:rPr>
      </w:pPr>
    </w:p>
    <w:p w14:paraId="3D7471FD" w14:textId="3745CF54" w:rsidR="004F5953" w:rsidRDefault="004F5953">
      <w:pPr>
        <w:rPr>
          <w:rFonts w:ascii="Calibri" w:eastAsia="Times New Roman" w:hAnsi="Calibri" w:cs="Calibri"/>
          <w:color w:val="000000"/>
          <w:sz w:val="22"/>
          <w:szCs w:val="22"/>
          <w:lang w:val="en-GB"/>
        </w:rPr>
      </w:pPr>
    </w:p>
    <w:p w14:paraId="0C2F89E2" w14:textId="6B7D3C11" w:rsidR="004F5953" w:rsidRDefault="004F5953">
      <w:pPr>
        <w:rPr>
          <w:rFonts w:ascii="Calibri" w:eastAsia="Times New Roman" w:hAnsi="Calibri" w:cs="Calibri"/>
          <w:color w:val="000000"/>
          <w:sz w:val="22"/>
          <w:szCs w:val="22"/>
          <w:lang w:val="en-GB"/>
        </w:rPr>
      </w:pPr>
      <w:r>
        <w:rPr>
          <w:rFonts w:ascii="Calibri" w:eastAsia="Times New Roman" w:hAnsi="Calibri" w:cs="Calibri"/>
          <w:color w:val="000000"/>
          <w:sz w:val="22"/>
          <w:szCs w:val="22"/>
          <w:lang w:val="en-GB"/>
        </w:rPr>
        <w:t>Predicted typical day plots for Microgrid are below</w:t>
      </w:r>
    </w:p>
    <w:p w14:paraId="3E7659CD" w14:textId="02B28522" w:rsidR="001B5432" w:rsidRDefault="001B5432">
      <w:pPr>
        <w:rPr>
          <w:rFonts w:ascii="Calibri" w:eastAsia="Times New Roman" w:hAnsi="Calibri" w:cs="Calibri"/>
          <w:color w:val="000000"/>
          <w:sz w:val="22"/>
          <w:szCs w:val="22"/>
          <w:lang w:val="en-GB"/>
        </w:rPr>
      </w:pPr>
    </w:p>
    <w:p w14:paraId="15AA194F" w14:textId="3999A8C5" w:rsidR="001B5432" w:rsidRDefault="001B5432">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lastRenderedPageBreak/>
        <w:drawing>
          <wp:inline distT="0" distB="0" distL="0" distR="0" wp14:anchorId="56EC5978" wp14:editId="3A685FC6">
            <wp:extent cx="4286455" cy="2698755"/>
            <wp:effectExtent l="0" t="0" r="6350" b="0"/>
            <wp:docPr id="64" name="Picture 6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ypical_mg_pred_jul.png"/>
                    <pic:cNvPicPr/>
                  </pic:nvPicPr>
                  <pic:blipFill>
                    <a:blip r:embed="rId62">
                      <a:extLst>
                        <a:ext uri="{28A0092B-C50C-407E-A947-70E740481C1C}">
                          <a14:useLocalDpi xmlns:a14="http://schemas.microsoft.com/office/drawing/2010/main" val="0"/>
                        </a:ext>
                      </a:extLst>
                    </a:blip>
                    <a:stretch>
                      <a:fillRect/>
                    </a:stretch>
                  </pic:blipFill>
                  <pic:spPr>
                    <a:xfrm>
                      <a:off x="0" y="0"/>
                      <a:ext cx="4305631" cy="2710828"/>
                    </a:xfrm>
                    <a:prstGeom prst="rect">
                      <a:avLst/>
                    </a:prstGeom>
                  </pic:spPr>
                </pic:pic>
              </a:graphicData>
            </a:graphic>
          </wp:inline>
        </w:drawing>
      </w:r>
    </w:p>
    <w:p w14:paraId="7CB6819C" w14:textId="00972F0B" w:rsidR="004F5953" w:rsidRDefault="004F5953">
      <w:pPr>
        <w:rPr>
          <w:rFonts w:ascii="Calibri" w:eastAsia="Times New Roman" w:hAnsi="Calibri" w:cs="Calibri"/>
          <w:color w:val="000000"/>
          <w:sz w:val="22"/>
          <w:szCs w:val="22"/>
          <w:lang w:val="en-GB"/>
        </w:rPr>
      </w:pPr>
    </w:p>
    <w:p w14:paraId="42F465BA" w14:textId="308C25B7" w:rsidR="004F5953" w:rsidRDefault="001B5432">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drawing>
          <wp:inline distT="0" distB="0" distL="0" distR="0" wp14:anchorId="59D2E4E4" wp14:editId="75172C61">
            <wp:extent cx="4620942" cy="2909349"/>
            <wp:effectExtent l="0" t="0" r="1905" b="0"/>
            <wp:docPr id="63"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ypical_mg_pred_aug.png"/>
                    <pic:cNvPicPr/>
                  </pic:nvPicPr>
                  <pic:blipFill>
                    <a:blip r:embed="rId63">
                      <a:extLst>
                        <a:ext uri="{28A0092B-C50C-407E-A947-70E740481C1C}">
                          <a14:useLocalDpi xmlns:a14="http://schemas.microsoft.com/office/drawing/2010/main" val="0"/>
                        </a:ext>
                      </a:extLst>
                    </a:blip>
                    <a:stretch>
                      <a:fillRect/>
                    </a:stretch>
                  </pic:blipFill>
                  <pic:spPr>
                    <a:xfrm>
                      <a:off x="0" y="0"/>
                      <a:ext cx="4650144" cy="2927735"/>
                    </a:xfrm>
                    <a:prstGeom prst="rect">
                      <a:avLst/>
                    </a:prstGeom>
                  </pic:spPr>
                </pic:pic>
              </a:graphicData>
            </a:graphic>
          </wp:inline>
        </w:drawing>
      </w:r>
    </w:p>
    <w:p w14:paraId="0B8FB107" w14:textId="74396901" w:rsidR="001B5432" w:rsidRDefault="001B5432">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drawing>
          <wp:inline distT="0" distB="0" distL="0" distR="0" wp14:anchorId="31309E2A" wp14:editId="43951C87">
            <wp:extent cx="4666715" cy="2938168"/>
            <wp:effectExtent l="0" t="0" r="0" b="0"/>
            <wp:docPr id="68" name="Picture 6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ypical_mg_pred_sep.png"/>
                    <pic:cNvPicPr/>
                  </pic:nvPicPr>
                  <pic:blipFill>
                    <a:blip r:embed="rId64">
                      <a:extLst>
                        <a:ext uri="{28A0092B-C50C-407E-A947-70E740481C1C}">
                          <a14:useLocalDpi xmlns:a14="http://schemas.microsoft.com/office/drawing/2010/main" val="0"/>
                        </a:ext>
                      </a:extLst>
                    </a:blip>
                    <a:stretch>
                      <a:fillRect/>
                    </a:stretch>
                  </pic:blipFill>
                  <pic:spPr>
                    <a:xfrm>
                      <a:off x="0" y="0"/>
                      <a:ext cx="4678726" cy="2945730"/>
                    </a:xfrm>
                    <a:prstGeom prst="rect">
                      <a:avLst/>
                    </a:prstGeom>
                  </pic:spPr>
                </pic:pic>
              </a:graphicData>
            </a:graphic>
          </wp:inline>
        </w:drawing>
      </w:r>
    </w:p>
    <w:p w14:paraId="597E3F47" w14:textId="57F0314C" w:rsidR="001B5432" w:rsidRDefault="001B5432">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lastRenderedPageBreak/>
        <w:drawing>
          <wp:inline distT="0" distB="0" distL="0" distR="0" wp14:anchorId="497260F5" wp14:editId="2CA733FE">
            <wp:extent cx="4579836" cy="2883469"/>
            <wp:effectExtent l="0" t="0" r="5080" b="0"/>
            <wp:docPr id="67" name="Picture 6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ypical_mg_pred_oct.png"/>
                    <pic:cNvPicPr/>
                  </pic:nvPicPr>
                  <pic:blipFill>
                    <a:blip r:embed="rId65">
                      <a:extLst>
                        <a:ext uri="{28A0092B-C50C-407E-A947-70E740481C1C}">
                          <a14:useLocalDpi xmlns:a14="http://schemas.microsoft.com/office/drawing/2010/main" val="0"/>
                        </a:ext>
                      </a:extLst>
                    </a:blip>
                    <a:stretch>
                      <a:fillRect/>
                    </a:stretch>
                  </pic:blipFill>
                  <pic:spPr>
                    <a:xfrm>
                      <a:off x="0" y="0"/>
                      <a:ext cx="4587936" cy="2888569"/>
                    </a:xfrm>
                    <a:prstGeom prst="rect">
                      <a:avLst/>
                    </a:prstGeom>
                  </pic:spPr>
                </pic:pic>
              </a:graphicData>
            </a:graphic>
          </wp:inline>
        </w:drawing>
      </w:r>
    </w:p>
    <w:p w14:paraId="34A01FA7" w14:textId="1EDF3103" w:rsidR="001B5432" w:rsidRDefault="001B5432">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drawing>
          <wp:inline distT="0" distB="0" distL="0" distR="0" wp14:anchorId="73680BFD" wp14:editId="2A2E1BDC">
            <wp:extent cx="4560381" cy="2871220"/>
            <wp:effectExtent l="0" t="0" r="0" b="0"/>
            <wp:docPr id="66" name="Picture 6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ypical_mg_pred_nov.png"/>
                    <pic:cNvPicPr/>
                  </pic:nvPicPr>
                  <pic:blipFill>
                    <a:blip r:embed="rId66">
                      <a:extLst>
                        <a:ext uri="{28A0092B-C50C-407E-A947-70E740481C1C}">
                          <a14:useLocalDpi xmlns:a14="http://schemas.microsoft.com/office/drawing/2010/main" val="0"/>
                        </a:ext>
                      </a:extLst>
                    </a:blip>
                    <a:stretch>
                      <a:fillRect/>
                    </a:stretch>
                  </pic:blipFill>
                  <pic:spPr>
                    <a:xfrm>
                      <a:off x="0" y="0"/>
                      <a:ext cx="4578747" cy="2882784"/>
                    </a:xfrm>
                    <a:prstGeom prst="rect">
                      <a:avLst/>
                    </a:prstGeom>
                  </pic:spPr>
                </pic:pic>
              </a:graphicData>
            </a:graphic>
          </wp:inline>
        </w:drawing>
      </w:r>
    </w:p>
    <w:p w14:paraId="35164771" w14:textId="2D20A1E9" w:rsidR="001B5432" w:rsidRDefault="001B5432">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drawing>
          <wp:inline distT="0" distB="0" distL="0" distR="0" wp14:anchorId="7DADABC1" wp14:editId="554F68F5">
            <wp:extent cx="4628474" cy="2914091"/>
            <wp:effectExtent l="0" t="0" r="0" b="0"/>
            <wp:docPr id="65" name="Picture 6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ypical_mg_pred_dec.png"/>
                    <pic:cNvPicPr/>
                  </pic:nvPicPr>
                  <pic:blipFill>
                    <a:blip r:embed="rId67">
                      <a:extLst>
                        <a:ext uri="{28A0092B-C50C-407E-A947-70E740481C1C}">
                          <a14:useLocalDpi xmlns:a14="http://schemas.microsoft.com/office/drawing/2010/main" val="0"/>
                        </a:ext>
                      </a:extLst>
                    </a:blip>
                    <a:stretch>
                      <a:fillRect/>
                    </a:stretch>
                  </pic:blipFill>
                  <pic:spPr>
                    <a:xfrm>
                      <a:off x="0" y="0"/>
                      <a:ext cx="4643278" cy="2923412"/>
                    </a:xfrm>
                    <a:prstGeom prst="rect">
                      <a:avLst/>
                    </a:prstGeom>
                  </pic:spPr>
                </pic:pic>
              </a:graphicData>
            </a:graphic>
          </wp:inline>
        </w:drawing>
      </w:r>
    </w:p>
    <w:p w14:paraId="4C684451" w14:textId="627A691A" w:rsidR="000A13A9" w:rsidRDefault="000A13A9">
      <w:pPr>
        <w:rPr>
          <w:rFonts w:ascii="Calibri" w:eastAsia="Times New Roman" w:hAnsi="Calibri" w:cs="Calibri"/>
          <w:color w:val="000000"/>
          <w:sz w:val="22"/>
          <w:szCs w:val="22"/>
          <w:lang w:val="en-GB"/>
        </w:rPr>
      </w:pPr>
    </w:p>
    <w:p w14:paraId="0D1F0315" w14:textId="6A4CFD6B" w:rsidR="001B5432" w:rsidRDefault="001B5432">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lastRenderedPageBreak/>
        <w:drawing>
          <wp:inline distT="0" distB="0" distL="0" distR="0" wp14:anchorId="7EE24721" wp14:editId="08CE3828">
            <wp:extent cx="4784117" cy="3012084"/>
            <wp:effectExtent l="0" t="0" r="3810" b="0"/>
            <wp:docPr id="70" name="Picture 7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ypical_mg_pred_jul_sep.png"/>
                    <pic:cNvPicPr/>
                  </pic:nvPicPr>
                  <pic:blipFill>
                    <a:blip r:embed="rId68">
                      <a:extLst>
                        <a:ext uri="{28A0092B-C50C-407E-A947-70E740481C1C}">
                          <a14:useLocalDpi xmlns:a14="http://schemas.microsoft.com/office/drawing/2010/main" val="0"/>
                        </a:ext>
                      </a:extLst>
                    </a:blip>
                    <a:stretch>
                      <a:fillRect/>
                    </a:stretch>
                  </pic:blipFill>
                  <pic:spPr>
                    <a:xfrm>
                      <a:off x="0" y="0"/>
                      <a:ext cx="4800195" cy="3022207"/>
                    </a:xfrm>
                    <a:prstGeom prst="rect">
                      <a:avLst/>
                    </a:prstGeom>
                  </pic:spPr>
                </pic:pic>
              </a:graphicData>
            </a:graphic>
          </wp:inline>
        </w:drawing>
      </w:r>
      <w:r>
        <w:rPr>
          <w:rFonts w:ascii="Calibri" w:eastAsia="Times New Roman" w:hAnsi="Calibri" w:cs="Calibri"/>
          <w:noProof/>
          <w:color w:val="000000"/>
          <w:sz w:val="22"/>
          <w:szCs w:val="22"/>
          <w:lang w:val="en-GB"/>
        </w:rPr>
        <w:drawing>
          <wp:inline distT="0" distB="0" distL="0" distR="0" wp14:anchorId="7284FCF2" wp14:editId="1E68BA1C">
            <wp:extent cx="4414466" cy="2779352"/>
            <wp:effectExtent l="0" t="0" r="5715" b="2540"/>
            <wp:docPr id="71" name="Picture 7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ypical_mg_pred_oct_dec.png"/>
                    <pic:cNvPicPr/>
                  </pic:nvPicPr>
                  <pic:blipFill>
                    <a:blip r:embed="rId69">
                      <a:extLst>
                        <a:ext uri="{28A0092B-C50C-407E-A947-70E740481C1C}">
                          <a14:useLocalDpi xmlns:a14="http://schemas.microsoft.com/office/drawing/2010/main" val="0"/>
                        </a:ext>
                      </a:extLst>
                    </a:blip>
                    <a:stretch>
                      <a:fillRect/>
                    </a:stretch>
                  </pic:blipFill>
                  <pic:spPr>
                    <a:xfrm>
                      <a:off x="0" y="0"/>
                      <a:ext cx="4422451" cy="2784379"/>
                    </a:xfrm>
                    <a:prstGeom prst="rect">
                      <a:avLst/>
                    </a:prstGeom>
                  </pic:spPr>
                </pic:pic>
              </a:graphicData>
            </a:graphic>
          </wp:inline>
        </w:drawing>
      </w:r>
    </w:p>
    <w:p w14:paraId="26A2D621" w14:textId="2647C893" w:rsidR="001B5432" w:rsidRDefault="001B5432">
      <w:pPr>
        <w:rPr>
          <w:rFonts w:ascii="Calibri" w:eastAsia="Times New Roman" w:hAnsi="Calibri" w:cs="Calibri"/>
          <w:color w:val="000000"/>
          <w:sz w:val="22"/>
          <w:szCs w:val="22"/>
          <w:lang w:val="en-GB"/>
        </w:rPr>
      </w:pPr>
      <w:r>
        <w:rPr>
          <w:rFonts w:ascii="Calibri" w:eastAsia="Times New Roman" w:hAnsi="Calibri" w:cs="Calibri"/>
          <w:noProof/>
          <w:color w:val="000000"/>
          <w:sz w:val="22"/>
          <w:szCs w:val="22"/>
          <w:lang w:val="en-GB"/>
        </w:rPr>
        <w:drawing>
          <wp:inline distT="0" distB="0" distL="0" distR="0" wp14:anchorId="2AE688A5" wp14:editId="6914E23A">
            <wp:extent cx="4550653" cy="2865095"/>
            <wp:effectExtent l="0" t="0" r="0" b="5715"/>
            <wp:docPr id="69" name="Picture 6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ypical_mg_pred_jul_dec.png"/>
                    <pic:cNvPicPr/>
                  </pic:nvPicPr>
                  <pic:blipFill>
                    <a:blip r:embed="rId70">
                      <a:extLst>
                        <a:ext uri="{28A0092B-C50C-407E-A947-70E740481C1C}">
                          <a14:useLocalDpi xmlns:a14="http://schemas.microsoft.com/office/drawing/2010/main" val="0"/>
                        </a:ext>
                      </a:extLst>
                    </a:blip>
                    <a:stretch>
                      <a:fillRect/>
                    </a:stretch>
                  </pic:blipFill>
                  <pic:spPr>
                    <a:xfrm>
                      <a:off x="0" y="0"/>
                      <a:ext cx="4563033" cy="2872890"/>
                    </a:xfrm>
                    <a:prstGeom prst="rect">
                      <a:avLst/>
                    </a:prstGeom>
                  </pic:spPr>
                </pic:pic>
              </a:graphicData>
            </a:graphic>
          </wp:inline>
        </w:drawing>
      </w:r>
    </w:p>
    <w:p w14:paraId="6F719868" w14:textId="77777777" w:rsidR="00934E47" w:rsidRPr="007A6839" w:rsidRDefault="00934E47">
      <w:pPr>
        <w:rPr>
          <w:lang w:val="en-GB"/>
        </w:rPr>
      </w:pPr>
    </w:p>
    <w:sectPr w:rsidR="00934E47" w:rsidRPr="007A6839" w:rsidSect="003C6640">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nathan Nixon" w:date="2020-03-13T15:09:00Z" w:initials="JN">
    <w:p w14:paraId="610405F4" w14:textId="4E459F65" w:rsidR="005C1A04" w:rsidRDefault="005C1A04" w:rsidP="005C1A04">
      <w:pPr>
        <w:pStyle w:val="CommentText"/>
        <w:spacing w:before="240"/>
      </w:pPr>
      <w:r>
        <w:rPr>
          <w:rStyle w:val="CommentReference"/>
        </w:rPr>
        <w:annotationRef/>
      </w:r>
      <w:r>
        <w:t xml:space="preserve">For this paper it would be better to have a plot showing the playground and nurseries user load data availability (rather than </w:t>
      </w:r>
      <w:proofErr w:type="spellStart"/>
      <w:r>
        <w:t>indiviudal</w:t>
      </w:r>
      <w:proofErr w:type="spellEnd"/>
      <w:r>
        <w:t xml:space="preserve"> sockets and lights) as this would match what you have used for some of the plots )I know not the first ones anymore – does this make sense?</w:t>
      </w:r>
    </w:p>
  </w:comment>
  <w:comment w:id="5" w:author="Jonathan Nixon" w:date="2020-03-13T11:01:00Z" w:initials="JN">
    <w:p w14:paraId="4F12D3AA" w14:textId="06DFD0F7" w:rsidR="00E77CA2" w:rsidRDefault="00E77CA2">
      <w:pPr>
        <w:pStyle w:val="CommentText"/>
      </w:pPr>
      <w:r>
        <w:rPr>
          <w:rStyle w:val="CommentReference"/>
        </w:rPr>
        <w:annotationRef/>
      </w:r>
      <w:r>
        <w:t>Need a legend for predicted added and I would make the black line a dark grey.</w:t>
      </w:r>
    </w:p>
  </w:comment>
  <w:comment w:id="6" w:author="Kriti Bhargava" w:date="2020-03-19T13:32:00Z" w:initials="KB">
    <w:p w14:paraId="1D32FE6E" w14:textId="48577EBA" w:rsidR="008B222D" w:rsidRDefault="008B222D">
      <w:pPr>
        <w:pStyle w:val="CommentText"/>
      </w:pPr>
      <w:r>
        <w:rPr>
          <w:rStyle w:val="CommentReference"/>
        </w:rPr>
        <w:annotationRef/>
      </w:r>
    </w:p>
  </w:comment>
  <w:comment w:id="7" w:author="Kriti Bhargava" w:date="2020-03-19T13:32:00Z" w:initials="KB">
    <w:p w14:paraId="5FA58B52" w14:textId="6CDEBC40" w:rsidR="008B222D" w:rsidRDefault="008B222D">
      <w:pPr>
        <w:pStyle w:val="CommentText"/>
      </w:pPr>
      <w:r>
        <w:rPr>
          <w:rStyle w:val="CommentReference"/>
        </w:rPr>
        <w:annotationRef/>
      </w:r>
    </w:p>
  </w:comment>
  <w:comment w:id="10" w:author="Jonathan Nixon" w:date="2020-03-13T11:08:00Z" w:initials="JN">
    <w:p w14:paraId="280ECF4F" w14:textId="252E8F11" w:rsidR="00B569D3" w:rsidRDefault="00B569D3">
      <w:pPr>
        <w:pStyle w:val="CommentText"/>
      </w:pPr>
      <w:r>
        <w:rPr>
          <w:rStyle w:val="CommentReference"/>
        </w:rPr>
        <w:annotationRef/>
      </w:r>
      <w:r>
        <w:t>Would crosses work better than dots as many are overlapping?</w:t>
      </w:r>
    </w:p>
  </w:comment>
  <w:comment w:id="39" w:author="Jonathan Nixon" w:date="2020-03-13T15:06:00Z" w:initials="JN">
    <w:p w14:paraId="0F371DC1" w14:textId="3EFA0F8E" w:rsidR="00725F84" w:rsidRDefault="00725F84">
      <w:pPr>
        <w:pStyle w:val="CommentText"/>
      </w:pPr>
      <w:r>
        <w:rPr>
          <w:rStyle w:val="CommentReference"/>
        </w:rPr>
        <w:annotationRef/>
      </w:r>
      <w:r>
        <w:t xml:space="preserve">We need to check my values and your values match, particularly for </w:t>
      </w:r>
      <w:proofErr w:type="spellStart"/>
      <w:r>
        <w:t>sep</w:t>
      </w:r>
      <w:proofErr w:type="spellEnd"/>
      <w:r>
        <w:t xml:space="preserve"> micro-grid.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0405F4" w15:done="0"/>
  <w15:commentEx w15:paraId="4F12D3AA" w15:done="1"/>
  <w15:commentEx w15:paraId="1D32FE6E" w15:paraIdParent="4F12D3AA" w15:done="1"/>
  <w15:commentEx w15:paraId="5FA58B52" w15:paraIdParent="4F12D3AA" w15:done="1"/>
  <w15:commentEx w15:paraId="280ECF4F" w15:done="1"/>
  <w15:commentEx w15:paraId="0F371D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0405F4" w16cid:durableId="221DF2A4"/>
  <w16cid:commentId w16cid:paraId="4F12D3AA" w16cid:durableId="221DF2A5"/>
  <w16cid:commentId w16cid:paraId="1D32FE6E" w16cid:durableId="221DF2F4"/>
  <w16cid:commentId w16cid:paraId="5FA58B52" w16cid:durableId="221DF2FE"/>
  <w16cid:commentId w16cid:paraId="280ECF4F" w16cid:durableId="221DF2A6"/>
  <w16cid:commentId w16cid:paraId="0F371DC1" w16cid:durableId="221DF2A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FB1A9D"/>
    <w:multiLevelType w:val="hybridMultilevel"/>
    <w:tmpl w:val="F89299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Nixon">
    <w15:presenceInfo w15:providerId="AD" w15:userId="S-1-5-21-965986272-2670324833-3922322202-314192"/>
  </w15:person>
  <w15:person w15:author="Kriti Bhargava">
    <w15:presenceInfo w15:providerId="AD" w15:userId="S::ad0603@coventry.ac.uk::7f59fe00-7657-4312-b54f-e05a5511d5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839"/>
    <w:rsid w:val="0000181F"/>
    <w:rsid w:val="000348E1"/>
    <w:rsid w:val="00044FC5"/>
    <w:rsid w:val="000512BA"/>
    <w:rsid w:val="000541D3"/>
    <w:rsid w:val="00091968"/>
    <w:rsid w:val="000961AA"/>
    <w:rsid w:val="000A038D"/>
    <w:rsid w:val="000A13A9"/>
    <w:rsid w:val="000A52D5"/>
    <w:rsid w:val="000D427C"/>
    <w:rsid w:val="000D5B76"/>
    <w:rsid w:val="000E266D"/>
    <w:rsid w:val="000E2EEE"/>
    <w:rsid w:val="000E3ACE"/>
    <w:rsid w:val="00103077"/>
    <w:rsid w:val="001125AC"/>
    <w:rsid w:val="001164AA"/>
    <w:rsid w:val="0017034F"/>
    <w:rsid w:val="0017295F"/>
    <w:rsid w:val="00173ECC"/>
    <w:rsid w:val="0017624F"/>
    <w:rsid w:val="00187148"/>
    <w:rsid w:val="001A5290"/>
    <w:rsid w:val="001B0351"/>
    <w:rsid w:val="001B5432"/>
    <w:rsid w:val="001E0A49"/>
    <w:rsid w:val="001E2761"/>
    <w:rsid w:val="001E2E78"/>
    <w:rsid w:val="001F4099"/>
    <w:rsid w:val="00237E3F"/>
    <w:rsid w:val="00243645"/>
    <w:rsid w:val="00243B02"/>
    <w:rsid w:val="00272C38"/>
    <w:rsid w:val="00273B07"/>
    <w:rsid w:val="002747F4"/>
    <w:rsid w:val="002936EF"/>
    <w:rsid w:val="002B40BD"/>
    <w:rsid w:val="002C7623"/>
    <w:rsid w:val="002E077D"/>
    <w:rsid w:val="002F4B66"/>
    <w:rsid w:val="00302DBF"/>
    <w:rsid w:val="00310950"/>
    <w:rsid w:val="00346229"/>
    <w:rsid w:val="00382495"/>
    <w:rsid w:val="003B272E"/>
    <w:rsid w:val="003B2E51"/>
    <w:rsid w:val="003C6640"/>
    <w:rsid w:val="003D0D8F"/>
    <w:rsid w:val="003F54CB"/>
    <w:rsid w:val="004044C7"/>
    <w:rsid w:val="00416C84"/>
    <w:rsid w:val="0042179F"/>
    <w:rsid w:val="004376E3"/>
    <w:rsid w:val="00444245"/>
    <w:rsid w:val="00481994"/>
    <w:rsid w:val="004A1270"/>
    <w:rsid w:val="004F5953"/>
    <w:rsid w:val="00520DA4"/>
    <w:rsid w:val="005579AD"/>
    <w:rsid w:val="00562044"/>
    <w:rsid w:val="005625CF"/>
    <w:rsid w:val="005A026E"/>
    <w:rsid w:val="005A74FD"/>
    <w:rsid w:val="005C1A04"/>
    <w:rsid w:val="005D1F55"/>
    <w:rsid w:val="005E6429"/>
    <w:rsid w:val="005F674C"/>
    <w:rsid w:val="0062413F"/>
    <w:rsid w:val="00636BBC"/>
    <w:rsid w:val="0064474B"/>
    <w:rsid w:val="00664B96"/>
    <w:rsid w:val="006816E8"/>
    <w:rsid w:val="006831E9"/>
    <w:rsid w:val="00693E5F"/>
    <w:rsid w:val="0069559B"/>
    <w:rsid w:val="006B5DA4"/>
    <w:rsid w:val="006C4BFA"/>
    <w:rsid w:val="006C54CD"/>
    <w:rsid w:val="007110A6"/>
    <w:rsid w:val="007120FD"/>
    <w:rsid w:val="00712682"/>
    <w:rsid w:val="007237CA"/>
    <w:rsid w:val="00725F84"/>
    <w:rsid w:val="007307C1"/>
    <w:rsid w:val="00741FDA"/>
    <w:rsid w:val="007A6839"/>
    <w:rsid w:val="007E3AC0"/>
    <w:rsid w:val="007E77BF"/>
    <w:rsid w:val="007F6137"/>
    <w:rsid w:val="00802F41"/>
    <w:rsid w:val="00816482"/>
    <w:rsid w:val="008232AB"/>
    <w:rsid w:val="00881F0C"/>
    <w:rsid w:val="008852A2"/>
    <w:rsid w:val="008B222D"/>
    <w:rsid w:val="008B6C8C"/>
    <w:rsid w:val="008C05D2"/>
    <w:rsid w:val="008C0B76"/>
    <w:rsid w:val="008E0F57"/>
    <w:rsid w:val="00934E47"/>
    <w:rsid w:val="00936835"/>
    <w:rsid w:val="00946E59"/>
    <w:rsid w:val="00954A81"/>
    <w:rsid w:val="00967589"/>
    <w:rsid w:val="00986905"/>
    <w:rsid w:val="00990025"/>
    <w:rsid w:val="009A1548"/>
    <w:rsid w:val="009B31F2"/>
    <w:rsid w:val="009F7BC3"/>
    <w:rsid w:val="00A57627"/>
    <w:rsid w:val="00AE4348"/>
    <w:rsid w:val="00B228B9"/>
    <w:rsid w:val="00B43F6F"/>
    <w:rsid w:val="00B569D3"/>
    <w:rsid w:val="00B56AB1"/>
    <w:rsid w:val="00B703E8"/>
    <w:rsid w:val="00B713FE"/>
    <w:rsid w:val="00B7381E"/>
    <w:rsid w:val="00B82A68"/>
    <w:rsid w:val="00B85724"/>
    <w:rsid w:val="00BB0727"/>
    <w:rsid w:val="00BB50CD"/>
    <w:rsid w:val="00BD584D"/>
    <w:rsid w:val="00BD645B"/>
    <w:rsid w:val="00BE468C"/>
    <w:rsid w:val="00BF32BD"/>
    <w:rsid w:val="00BF5D1E"/>
    <w:rsid w:val="00C03F52"/>
    <w:rsid w:val="00C07F0F"/>
    <w:rsid w:val="00C14B09"/>
    <w:rsid w:val="00C15AF4"/>
    <w:rsid w:val="00C1710B"/>
    <w:rsid w:val="00C77CE0"/>
    <w:rsid w:val="00CB384A"/>
    <w:rsid w:val="00CE1E52"/>
    <w:rsid w:val="00D0022E"/>
    <w:rsid w:val="00D1565A"/>
    <w:rsid w:val="00D1607F"/>
    <w:rsid w:val="00D35723"/>
    <w:rsid w:val="00D533EC"/>
    <w:rsid w:val="00D566CE"/>
    <w:rsid w:val="00D653F5"/>
    <w:rsid w:val="00D71108"/>
    <w:rsid w:val="00D76D63"/>
    <w:rsid w:val="00D871C7"/>
    <w:rsid w:val="00DB6B37"/>
    <w:rsid w:val="00E37D94"/>
    <w:rsid w:val="00E558E0"/>
    <w:rsid w:val="00E564BE"/>
    <w:rsid w:val="00E664F0"/>
    <w:rsid w:val="00E77CA2"/>
    <w:rsid w:val="00E941B0"/>
    <w:rsid w:val="00EA2222"/>
    <w:rsid w:val="00EC14A8"/>
    <w:rsid w:val="00ED1973"/>
    <w:rsid w:val="00EF098A"/>
    <w:rsid w:val="00EF3CD5"/>
    <w:rsid w:val="00F23BAD"/>
    <w:rsid w:val="00F24209"/>
    <w:rsid w:val="00F442B5"/>
    <w:rsid w:val="00F476FE"/>
    <w:rsid w:val="00F61004"/>
    <w:rsid w:val="00F617E0"/>
    <w:rsid w:val="00F72897"/>
    <w:rsid w:val="00F765C0"/>
    <w:rsid w:val="00FD08B0"/>
    <w:rsid w:val="00FD1EAA"/>
    <w:rsid w:val="00FD2985"/>
    <w:rsid w:val="00FF2AD1"/>
    <w:rsid w:val="00FF32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1E6A7"/>
  <w15:chartTrackingRefBased/>
  <w15:docId w15:val="{D7BD995F-4C0B-EC44-A30F-5529D11BF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6FE"/>
    <w:pPr>
      <w:ind w:left="720"/>
      <w:contextualSpacing/>
    </w:pPr>
  </w:style>
  <w:style w:type="character" w:styleId="CommentReference">
    <w:name w:val="annotation reference"/>
    <w:basedOn w:val="DefaultParagraphFont"/>
    <w:uiPriority w:val="99"/>
    <w:semiHidden/>
    <w:unhideWhenUsed/>
    <w:rsid w:val="00E77CA2"/>
    <w:rPr>
      <w:sz w:val="16"/>
      <w:szCs w:val="16"/>
    </w:rPr>
  </w:style>
  <w:style w:type="paragraph" w:styleId="CommentText">
    <w:name w:val="annotation text"/>
    <w:basedOn w:val="Normal"/>
    <w:link w:val="CommentTextChar"/>
    <w:uiPriority w:val="99"/>
    <w:semiHidden/>
    <w:unhideWhenUsed/>
    <w:rsid w:val="00E77CA2"/>
    <w:rPr>
      <w:sz w:val="20"/>
      <w:szCs w:val="20"/>
    </w:rPr>
  </w:style>
  <w:style w:type="character" w:customStyle="1" w:styleId="CommentTextChar">
    <w:name w:val="Comment Text Char"/>
    <w:basedOn w:val="DefaultParagraphFont"/>
    <w:link w:val="CommentText"/>
    <w:uiPriority w:val="99"/>
    <w:semiHidden/>
    <w:rsid w:val="00E77CA2"/>
    <w:rPr>
      <w:sz w:val="20"/>
      <w:szCs w:val="20"/>
    </w:rPr>
  </w:style>
  <w:style w:type="paragraph" w:styleId="CommentSubject">
    <w:name w:val="annotation subject"/>
    <w:basedOn w:val="CommentText"/>
    <w:next w:val="CommentText"/>
    <w:link w:val="CommentSubjectChar"/>
    <w:uiPriority w:val="99"/>
    <w:semiHidden/>
    <w:unhideWhenUsed/>
    <w:rsid w:val="00E77CA2"/>
    <w:rPr>
      <w:b/>
      <w:bCs/>
    </w:rPr>
  </w:style>
  <w:style w:type="character" w:customStyle="1" w:styleId="CommentSubjectChar">
    <w:name w:val="Comment Subject Char"/>
    <w:basedOn w:val="CommentTextChar"/>
    <w:link w:val="CommentSubject"/>
    <w:uiPriority w:val="99"/>
    <w:semiHidden/>
    <w:rsid w:val="00E77CA2"/>
    <w:rPr>
      <w:b/>
      <w:bCs/>
      <w:sz w:val="20"/>
      <w:szCs w:val="20"/>
    </w:rPr>
  </w:style>
  <w:style w:type="paragraph" w:styleId="BalloonText">
    <w:name w:val="Balloon Text"/>
    <w:basedOn w:val="Normal"/>
    <w:link w:val="BalloonTextChar"/>
    <w:uiPriority w:val="99"/>
    <w:semiHidden/>
    <w:unhideWhenUsed/>
    <w:rsid w:val="00E77CA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C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8278">
      <w:bodyDiv w:val="1"/>
      <w:marLeft w:val="0"/>
      <w:marRight w:val="0"/>
      <w:marTop w:val="0"/>
      <w:marBottom w:val="0"/>
      <w:divBdr>
        <w:top w:val="none" w:sz="0" w:space="0" w:color="auto"/>
        <w:left w:val="none" w:sz="0" w:space="0" w:color="auto"/>
        <w:bottom w:val="none" w:sz="0" w:space="0" w:color="auto"/>
        <w:right w:val="none" w:sz="0" w:space="0" w:color="auto"/>
      </w:divBdr>
    </w:div>
    <w:div w:id="1794985068">
      <w:bodyDiv w:val="1"/>
      <w:marLeft w:val="0"/>
      <w:marRight w:val="0"/>
      <w:marTop w:val="0"/>
      <w:marBottom w:val="0"/>
      <w:divBdr>
        <w:top w:val="none" w:sz="0" w:space="0" w:color="auto"/>
        <w:left w:val="none" w:sz="0" w:space="0" w:color="auto"/>
        <w:bottom w:val="none" w:sz="0" w:space="0" w:color="auto"/>
        <w:right w:val="none" w:sz="0" w:space="0" w:color="auto"/>
      </w:divBdr>
    </w:div>
    <w:div w:id="207489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tyles" Target="style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chart" Target="charts/chart1.xml"/><Relationship Id="rId72"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chart" Target="charts/chart2.xml"/><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3.png"/><Relationship Id="rId7" Type="http://schemas.openxmlformats.org/officeDocument/2006/relationships/webSettings" Target="webSettings.xml"/><Relationship Id="rId7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https://livecoventryac-my.sharepoint.com/personal/ac2569_coventry_ac_uk/Documents/Research%20Projects/HEED%20project/Papers/Data%20comparison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livecoventryac-my.sharepoint.com/personal/ac2569_coventry_ac_uk/Documents/Research%20Projects/HEED%20project/Papers/Data%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4425143090779803E-2"/>
          <c:y val="4.0347006875866939E-2"/>
          <c:w val="0.51272302261234615"/>
          <c:h val="0.78971264001562014"/>
        </c:manualLayout>
      </c:layout>
      <c:lineChart>
        <c:grouping val="standard"/>
        <c:varyColors val="0"/>
        <c:ser>
          <c:idx val="2"/>
          <c:order val="0"/>
          <c:tx>
            <c:strRef>
              <c:f>Hall!$B$33</c:f>
              <c:strCache>
                <c:ptCount val="1"/>
                <c:pt idx="0">
                  <c:v>Predicted PF</c:v>
                </c:pt>
              </c:strCache>
            </c:strRef>
          </c:tx>
          <c:spPr>
            <a:ln w="22225">
              <a:solidFill>
                <a:schemeClr val="tx1"/>
              </a:solidFill>
              <a:prstDash val="sysDash"/>
            </a:ln>
          </c:spPr>
          <c:marker>
            <c:symbol val="triangle"/>
            <c:size val="5"/>
            <c:spPr>
              <a:solidFill>
                <a:schemeClr val="tx1"/>
              </a:solidFill>
              <a:ln>
                <a:solidFill>
                  <a:schemeClr val="tx1"/>
                </a:solidFill>
              </a:ln>
            </c:spPr>
          </c:marker>
          <c:cat>
            <c:strRef>
              <c:f>Hall!$C$30:$H$30</c:f>
              <c:strCache>
                <c:ptCount val="6"/>
                <c:pt idx="0">
                  <c:v>July</c:v>
                </c:pt>
                <c:pt idx="1">
                  <c:v>Aug</c:v>
                </c:pt>
                <c:pt idx="2">
                  <c:v>Sep</c:v>
                </c:pt>
                <c:pt idx="3">
                  <c:v>Oct</c:v>
                </c:pt>
                <c:pt idx="4">
                  <c:v>Nov</c:v>
                </c:pt>
                <c:pt idx="5">
                  <c:v>Dec</c:v>
                </c:pt>
              </c:strCache>
            </c:strRef>
          </c:cat>
          <c:val>
            <c:numRef>
              <c:f>Hall!$C$33:$H$33</c:f>
              <c:numCache>
                <c:formatCode>General</c:formatCode>
                <c:ptCount val="6"/>
                <c:pt idx="0">
                  <c:v>0.45429362880886426</c:v>
                </c:pt>
                <c:pt idx="1">
                  <c:v>0.50292397660818711</c:v>
                </c:pt>
                <c:pt idx="2">
                  <c:v>0.51582278481012656</c:v>
                </c:pt>
                <c:pt idx="3">
                  <c:v>0.55218855218855223</c:v>
                </c:pt>
                <c:pt idx="4">
                  <c:v>0.62645914396887159</c:v>
                </c:pt>
                <c:pt idx="5">
                  <c:v>0.61742424242424243</c:v>
                </c:pt>
              </c:numCache>
            </c:numRef>
          </c:val>
          <c:smooth val="0"/>
          <c:extLst>
            <c:ext xmlns:c16="http://schemas.microsoft.com/office/drawing/2014/chart" uri="{C3380CC4-5D6E-409C-BE32-E72D297353CC}">
              <c16:uniqueId val="{00000000-424D-4A68-ADC2-F327A25A3D3E}"/>
            </c:ext>
          </c:extLst>
        </c:ser>
        <c:ser>
          <c:idx val="3"/>
          <c:order val="1"/>
          <c:tx>
            <c:strRef>
              <c:f>Hall!$B$34</c:f>
              <c:strCache>
                <c:ptCount val="1"/>
                <c:pt idx="0">
                  <c:v>Actual PF</c:v>
                </c:pt>
              </c:strCache>
            </c:strRef>
          </c:tx>
          <c:spPr>
            <a:ln w="22225">
              <a:solidFill>
                <a:schemeClr val="tx1"/>
              </a:solidFill>
            </a:ln>
          </c:spPr>
          <c:marker>
            <c:symbol val="triangle"/>
            <c:size val="7"/>
            <c:spPr>
              <a:solidFill>
                <a:schemeClr val="tx1"/>
              </a:solidFill>
              <a:ln>
                <a:solidFill>
                  <a:schemeClr val="tx1"/>
                </a:solidFill>
              </a:ln>
            </c:spPr>
          </c:marker>
          <c:cat>
            <c:strRef>
              <c:f>Hall!$C$30:$H$30</c:f>
              <c:strCache>
                <c:ptCount val="6"/>
                <c:pt idx="0">
                  <c:v>July</c:v>
                </c:pt>
                <c:pt idx="1">
                  <c:v>Aug</c:v>
                </c:pt>
                <c:pt idx="2">
                  <c:v>Sep</c:v>
                </c:pt>
                <c:pt idx="3">
                  <c:v>Oct</c:v>
                </c:pt>
                <c:pt idx="4">
                  <c:v>Nov</c:v>
                </c:pt>
                <c:pt idx="5">
                  <c:v>Dec</c:v>
                </c:pt>
              </c:strCache>
            </c:strRef>
          </c:cat>
          <c:val>
            <c:numRef>
              <c:f>Hall!$C$34:$H$34</c:f>
              <c:numCache>
                <c:formatCode>General</c:formatCode>
                <c:ptCount val="6"/>
                <c:pt idx="0">
                  <c:v>0.13824267637821469</c:v>
                </c:pt>
                <c:pt idx="1">
                  <c:v>0.19439442854216302</c:v>
                </c:pt>
                <c:pt idx="2">
                  <c:v>0.21521031080151401</c:v>
                </c:pt>
                <c:pt idx="3">
                  <c:v>0.30577182996706703</c:v>
                </c:pt>
                <c:pt idx="4">
                  <c:v>0.47477109399243611</c:v>
                </c:pt>
                <c:pt idx="5">
                  <c:v>0.52577851264918118</c:v>
                </c:pt>
              </c:numCache>
            </c:numRef>
          </c:val>
          <c:smooth val="0"/>
          <c:extLst>
            <c:ext xmlns:c16="http://schemas.microsoft.com/office/drawing/2014/chart" uri="{C3380CC4-5D6E-409C-BE32-E72D297353CC}">
              <c16:uniqueId val="{00000001-424D-4A68-ADC2-F327A25A3D3E}"/>
            </c:ext>
          </c:extLst>
        </c:ser>
        <c:ser>
          <c:idx val="0"/>
          <c:order val="2"/>
          <c:tx>
            <c:strRef>
              <c:f>Hall!$B$31</c:f>
              <c:strCache>
                <c:ptCount val="1"/>
                <c:pt idx="0">
                  <c:v>Predicted PR</c:v>
                </c:pt>
              </c:strCache>
            </c:strRef>
          </c:tx>
          <c:spPr>
            <a:ln w="22225">
              <a:solidFill>
                <a:schemeClr val="bg1">
                  <a:lumMod val="50000"/>
                </a:schemeClr>
              </a:solidFill>
              <a:prstDash val="sysDash"/>
            </a:ln>
          </c:spPr>
          <c:marker>
            <c:symbol val="circle"/>
            <c:size val="5"/>
            <c:spPr>
              <a:solidFill>
                <a:schemeClr val="bg1">
                  <a:lumMod val="50000"/>
                </a:schemeClr>
              </a:solidFill>
              <a:ln>
                <a:solidFill>
                  <a:schemeClr val="bg1">
                    <a:lumMod val="50000"/>
                  </a:schemeClr>
                </a:solidFill>
              </a:ln>
            </c:spPr>
          </c:marker>
          <c:cat>
            <c:strRef>
              <c:f>Hall!$C$30:$H$30</c:f>
              <c:strCache>
                <c:ptCount val="6"/>
                <c:pt idx="0">
                  <c:v>July</c:v>
                </c:pt>
                <c:pt idx="1">
                  <c:v>Aug</c:v>
                </c:pt>
                <c:pt idx="2">
                  <c:v>Sep</c:v>
                </c:pt>
                <c:pt idx="3">
                  <c:v>Oct</c:v>
                </c:pt>
                <c:pt idx="4">
                  <c:v>Nov</c:v>
                </c:pt>
                <c:pt idx="5">
                  <c:v>Dec</c:v>
                </c:pt>
              </c:strCache>
            </c:strRef>
          </c:cat>
          <c:val>
            <c:numRef>
              <c:f>Hall!$C$31:$H$31</c:f>
              <c:numCache>
                <c:formatCode>General</c:formatCode>
                <c:ptCount val="6"/>
                <c:pt idx="0">
                  <c:v>0.4182825484764543</c:v>
                </c:pt>
                <c:pt idx="1">
                  <c:v>0.45906432748538012</c:v>
                </c:pt>
                <c:pt idx="2">
                  <c:v>0.47151898734177217</c:v>
                </c:pt>
                <c:pt idx="3">
                  <c:v>0.51178451178451179</c:v>
                </c:pt>
                <c:pt idx="4">
                  <c:v>0.56031128404669261</c:v>
                </c:pt>
                <c:pt idx="5">
                  <c:v>0.56818181818181823</c:v>
                </c:pt>
              </c:numCache>
            </c:numRef>
          </c:val>
          <c:smooth val="0"/>
          <c:extLst>
            <c:ext xmlns:c16="http://schemas.microsoft.com/office/drawing/2014/chart" uri="{C3380CC4-5D6E-409C-BE32-E72D297353CC}">
              <c16:uniqueId val="{00000002-424D-4A68-ADC2-F327A25A3D3E}"/>
            </c:ext>
          </c:extLst>
        </c:ser>
        <c:ser>
          <c:idx val="1"/>
          <c:order val="3"/>
          <c:tx>
            <c:strRef>
              <c:f>Hall!$B$32</c:f>
              <c:strCache>
                <c:ptCount val="1"/>
                <c:pt idx="0">
                  <c:v>Actual PR</c:v>
                </c:pt>
              </c:strCache>
            </c:strRef>
          </c:tx>
          <c:spPr>
            <a:ln w="22225">
              <a:solidFill>
                <a:schemeClr val="bg1">
                  <a:lumMod val="50000"/>
                </a:schemeClr>
              </a:solidFill>
            </a:ln>
          </c:spPr>
          <c:marker>
            <c:symbol val="circle"/>
            <c:size val="5"/>
            <c:spPr>
              <a:solidFill>
                <a:schemeClr val="bg1">
                  <a:lumMod val="50000"/>
                </a:schemeClr>
              </a:solidFill>
              <a:ln>
                <a:solidFill>
                  <a:schemeClr val="bg1">
                    <a:lumMod val="50000"/>
                  </a:schemeClr>
                </a:solidFill>
              </a:ln>
            </c:spPr>
          </c:marker>
          <c:cat>
            <c:strRef>
              <c:f>Hall!$C$30:$H$30</c:f>
              <c:strCache>
                <c:ptCount val="6"/>
                <c:pt idx="0">
                  <c:v>July</c:v>
                </c:pt>
                <c:pt idx="1">
                  <c:v>Aug</c:v>
                </c:pt>
                <c:pt idx="2">
                  <c:v>Sep</c:v>
                </c:pt>
                <c:pt idx="3">
                  <c:v>Oct</c:v>
                </c:pt>
                <c:pt idx="4">
                  <c:v>Nov</c:v>
                </c:pt>
                <c:pt idx="5">
                  <c:v>Dec</c:v>
                </c:pt>
              </c:strCache>
            </c:strRef>
          </c:cat>
          <c:val>
            <c:numRef>
              <c:f>Hall!$C$32:$H$32</c:f>
              <c:numCache>
                <c:formatCode>General</c:formatCode>
                <c:ptCount val="6"/>
                <c:pt idx="0">
                  <c:v>8.507684708775963E-2</c:v>
                </c:pt>
                <c:pt idx="1">
                  <c:v>0.13213854859845933</c:v>
                </c:pt>
                <c:pt idx="2">
                  <c:v>0.15412510757342282</c:v>
                </c:pt>
                <c:pt idx="3">
                  <c:v>0.21339166243465454</c:v>
                </c:pt>
                <c:pt idx="4">
                  <c:v>0.33902668261150015</c:v>
                </c:pt>
                <c:pt idx="5">
                  <c:v>0.39117791643781996</c:v>
                </c:pt>
              </c:numCache>
            </c:numRef>
          </c:val>
          <c:smooth val="0"/>
          <c:extLst>
            <c:ext xmlns:c16="http://schemas.microsoft.com/office/drawing/2014/chart" uri="{C3380CC4-5D6E-409C-BE32-E72D297353CC}">
              <c16:uniqueId val="{00000003-424D-4A68-ADC2-F327A25A3D3E}"/>
            </c:ext>
          </c:extLst>
        </c:ser>
        <c:ser>
          <c:idx val="4"/>
          <c:order val="4"/>
          <c:tx>
            <c:strRef>
              <c:f>Hall!$B$35</c:f>
              <c:strCache>
                <c:ptCount val="1"/>
                <c:pt idx="0">
                  <c:v>Predicted System eff.</c:v>
                </c:pt>
              </c:strCache>
            </c:strRef>
          </c:tx>
          <c:spPr>
            <a:ln w="22225">
              <a:solidFill>
                <a:schemeClr val="bg1">
                  <a:lumMod val="75000"/>
                </a:schemeClr>
              </a:solidFill>
              <a:prstDash val="sysDash"/>
            </a:ln>
          </c:spPr>
          <c:marker>
            <c:symbol val="square"/>
            <c:size val="5"/>
            <c:spPr>
              <a:solidFill>
                <a:schemeClr val="bg1">
                  <a:lumMod val="75000"/>
                </a:schemeClr>
              </a:solidFill>
              <a:ln>
                <a:solidFill>
                  <a:schemeClr val="bg1">
                    <a:lumMod val="75000"/>
                  </a:schemeClr>
                </a:solidFill>
              </a:ln>
            </c:spPr>
          </c:marker>
          <c:cat>
            <c:strRef>
              <c:f>Hall!$C$30:$H$30</c:f>
              <c:strCache>
                <c:ptCount val="6"/>
                <c:pt idx="0">
                  <c:v>July</c:v>
                </c:pt>
                <c:pt idx="1">
                  <c:v>Aug</c:v>
                </c:pt>
                <c:pt idx="2">
                  <c:v>Sep</c:v>
                </c:pt>
                <c:pt idx="3">
                  <c:v>Oct</c:v>
                </c:pt>
                <c:pt idx="4">
                  <c:v>Nov</c:v>
                </c:pt>
                <c:pt idx="5">
                  <c:v>Dec</c:v>
                </c:pt>
              </c:strCache>
            </c:strRef>
          </c:cat>
          <c:val>
            <c:numRef>
              <c:f>Hall!$C$35:$H$35</c:f>
              <c:numCache>
                <c:formatCode>General</c:formatCode>
                <c:ptCount val="6"/>
                <c:pt idx="0">
                  <c:v>6.483379501385042E-2</c:v>
                </c:pt>
                <c:pt idx="1">
                  <c:v>7.1154970760233915E-2</c:v>
                </c:pt>
                <c:pt idx="2">
                  <c:v>7.3085443037974679E-2</c:v>
                </c:pt>
                <c:pt idx="3">
                  <c:v>7.9326599326599329E-2</c:v>
                </c:pt>
                <c:pt idx="4">
                  <c:v>8.6848249027237354E-2</c:v>
                </c:pt>
                <c:pt idx="5">
                  <c:v>8.8068181818181823E-2</c:v>
                </c:pt>
              </c:numCache>
            </c:numRef>
          </c:val>
          <c:smooth val="0"/>
          <c:extLst>
            <c:ext xmlns:c16="http://schemas.microsoft.com/office/drawing/2014/chart" uri="{C3380CC4-5D6E-409C-BE32-E72D297353CC}">
              <c16:uniqueId val="{00000004-424D-4A68-ADC2-F327A25A3D3E}"/>
            </c:ext>
          </c:extLst>
        </c:ser>
        <c:ser>
          <c:idx val="5"/>
          <c:order val="5"/>
          <c:tx>
            <c:strRef>
              <c:f>Hall!$B$36</c:f>
              <c:strCache>
                <c:ptCount val="1"/>
                <c:pt idx="0">
                  <c:v>Actual System eff.</c:v>
                </c:pt>
              </c:strCache>
            </c:strRef>
          </c:tx>
          <c:spPr>
            <a:ln w="22225">
              <a:solidFill>
                <a:schemeClr val="bg1">
                  <a:lumMod val="75000"/>
                </a:schemeClr>
              </a:solidFill>
            </a:ln>
          </c:spPr>
          <c:marker>
            <c:symbol val="square"/>
            <c:size val="5"/>
            <c:spPr>
              <a:solidFill>
                <a:schemeClr val="bg1">
                  <a:lumMod val="75000"/>
                </a:schemeClr>
              </a:solidFill>
              <a:ln>
                <a:solidFill>
                  <a:schemeClr val="bg1">
                    <a:lumMod val="75000"/>
                  </a:schemeClr>
                </a:solidFill>
              </a:ln>
            </c:spPr>
          </c:marker>
          <c:cat>
            <c:strRef>
              <c:f>Hall!$C$30:$H$30</c:f>
              <c:strCache>
                <c:ptCount val="6"/>
                <c:pt idx="0">
                  <c:v>July</c:v>
                </c:pt>
                <c:pt idx="1">
                  <c:v>Aug</c:v>
                </c:pt>
                <c:pt idx="2">
                  <c:v>Sep</c:v>
                </c:pt>
                <c:pt idx="3">
                  <c:v>Oct</c:v>
                </c:pt>
                <c:pt idx="4">
                  <c:v>Nov</c:v>
                </c:pt>
                <c:pt idx="5">
                  <c:v>Dec</c:v>
                </c:pt>
              </c:strCache>
            </c:strRef>
          </c:cat>
          <c:val>
            <c:numRef>
              <c:f>Hall!$C$36:$H$36</c:f>
              <c:numCache>
                <c:formatCode>General</c:formatCode>
                <c:ptCount val="6"/>
                <c:pt idx="0">
                  <c:v>1.3186911298602741E-2</c:v>
                </c:pt>
                <c:pt idx="1">
                  <c:v>2.0481475032761196E-2</c:v>
                </c:pt>
                <c:pt idx="2">
                  <c:v>2.3889391673880538E-2</c:v>
                </c:pt>
                <c:pt idx="3">
                  <c:v>3.3075707677371453E-2</c:v>
                </c:pt>
                <c:pt idx="4">
                  <c:v>5.2549135804782529E-2</c:v>
                </c:pt>
                <c:pt idx="5">
                  <c:v>6.0632577047862089E-2</c:v>
                </c:pt>
              </c:numCache>
            </c:numRef>
          </c:val>
          <c:smooth val="0"/>
          <c:extLst>
            <c:ext xmlns:c16="http://schemas.microsoft.com/office/drawing/2014/chart" uri="{C3380CC4-5D6E-409C-BE32-E72D297353CC}">
              <c16:uniqueId val="{00000005-424D-4A68-ADC2-F327A25A3D3E}"/>
            </c:ext>
          </c:extLst>
        </c:ser>
        <c:ser>
          <c:idx val="8"/>
          <c:order val="8"/>
          <c:tx>
            <c:strRef>
              <c:f>Hall!$B$37</c:f>
              <c:strCache>
                <c:ptCount val="1"/>
                <c:pt idx="0">
                  <c:v>Predicted Production eff.</c:v>
                </c:pt>
              </c:strCache>
            </c:strRef>
          </c:tx>
          <c:marker>
            <c:symbol val="none"/>
          </c:marker>
          <c:val>
            <c:numRef>
              <c:f>Hall!$C$37:$H$37</c:f>
              <c:numCache>
                <c:formatCode>General</c:formatCode>
                <c:ptCount val="6"/>
                <c:pt idx="0">
                  <c:v>0.92073170731707321</c:v>
                </c:pt>
                <c:pt idx="1">
                  <c:v>0.91279069767441867</c:v>
                </c:pt>
                <c:pt idx="2">
                  <c:v>0.91411042944785281</c:v>
                </c:pt>
                <c:pt idx="3">
                  <c:v>0.92682926829268286</c:v>
                </c:pt>
                <c:pt idx="4">
                  <c:v>0.89440993788819878</c:v>
                </c:pt>
                <c:pt idx="5">
                  <c:v>0.92024539877300615</c:v>
                </c:pt>
              </c:numCache>
            </c:numRef>
          </c:val>
          <c:smooth val="0"/>
          <c:extLst>
            <c:ext xmlns:c16="http://schemas.microsoft.com/office/drawing/2014/chart" uri="{C3380CC4-5D6E-409C-BE32-E72D297353CC}">
              <c16:uniqueId val="{00000006-424D-4A68-ADC2-F327A25A3D3E}"/>
            </c:ext>
          </c:extLst>
        </c:ser>
        <c:ser>
          <c:idx val="9"/>
          <c:order val="9"/>
          <c:tx>
            <c:strRef>
              <c:f>Hall!$B$38</c:f>
              <c:strCache>
                <c:ptCount val="1"/>
                <c:pt idx="0">
                  <c:v>Actual Production eff.</c:v>
                </c:pt>
              </c:strCache>
            </c:strRef>
          </c:tx>
          <c:marker>
            <c:symbol val="none"/>
          </c:marker>
          <c:val>
            <c:numRef>
              <c:f>Hall!$C$38:$H$38</c:f>
              <c:numCache>
                <c:formatCode>General</c:formatCode>
                <c:ptCount val="6"/>
                <c:pt idx="0">
                  <c:v>0.61541666666666672</c:v>
                </c:pt>
                <c:pt idx="1">
                  <c:v>0.67974452554744513</c:v>
                </c:pt>
                <c:pt idx="2">
                  <c:v>0.71616042465349461</c:v>
                </c:pt>
                <c:pt idx="3">
                  <c:v>0.69787874984310283</c:v>
                </c:pt>
                <c:pt idx="4">
                  <c:v>0.71408450704225357</c:v>
                </c:pt>
                <c:pt idx="5">
                  <c:v>0.74399753323283546</c:v>
                </c:pt>
              </c:numCache>
            </c:numRef>
          </c:val>
          <c:smooth val="0"/>
          <c:extLst>
            <c:ext xmlns:c16="http://schemas.microsoft.com/office/drawing/2014/chart" uri="{C3380CC4-5D6E-409C-BE32-E72D297353CC}">
              <c16:uniqueId val="{00000007-424D-4A68-ADC2-F327A25A3D3E}"/>
            </c:ext>
          </c:extLst>
        </c:ser>
        <c:dLbls>
          <c:showLegendKey val="0"/>
          <c:showVal val="0"/>
          <c:showCatName val="0"/>
          <c:showSerName val="0"/>
          <c:showPercent val="0"/>
          <c:showBubbleSize val="0"/>
        </c:dLbls>
        <c:marker val="1"/>
        <c:smooth val="0"/>
        <c:axId val="103777792"/>
        <c:axId val="84040448"/>
      </c:lineChart>
      <c:lineChart>
        <c:grouping val="standard"/>
        <c:varyColors val="0"/>
        <c:ser>
          <c:idx val="7"/>
          <c:order val="6"/>
          <c:tx>
            <c:strRef>
              <c:f>Hall!$B$41</c:f>
              <c:strCache>
                <c:ptCount val="1"/>
                <c:pt idx="0">
                  <c:v>Predicted consumption</c:v>
                </c:pt>
              </c:strCache>
            </c:strRef>
          </c:tx>
          <c:spPr>
            <a:ln w="22225">
              <a:solidFill>
                <a:schemeClr val="tx1">
                  <a:lumMod val="75000"/>
                  <a:lumOff val="25000"/>
                </a:schemeClr>
              </a:solidFill>
              <a:prstDash val="sysDash"/>
            </a:ln>
          </c:spPr>
          <c:marker>
            <c:symbol val="none"/>
          </c:marker>
          <c:val>
            <c:numRef>
              <c:f>Hall!$C$41:$H$41</c:f>
              <c:numCache>
                <c:formatCode>General</c:formatCode>
                <c:ptCount val="6"/>
                <c:pt idx="0">
                  <c:v>151</c:v>
                </c:pt>
                <c:pt idx="1">
                  <c:v>157</c:v>
                </c:pt>
                <c:pt idx="2">
                  <c:v>149</c:v>
                </c:pt>
                <c:pt idx="3">
                  <c:v>152</c:v>
                </c:pt>
                <c:pt idx="4">
                  <c:v>144</c:v>
                </c:pt>
                <c:pt idx="5">
                  <c:v>150</c:v>
                </c:pt>
              </c:numCache>
            </c:numRef>
          </c:val>
          <c:smooth val="0"/>
          <c:extLst>
            <c:ext xmlns:c16="http://schemas.microsoft.com/office/drawing/2014/chart" uri="{C3380CC4-5D6E-409C-BE32-E72D297353CC}">
              <c16:uniqueId val="{00000008-424D-4A68-ADC2-F327A25A3D3E}"/>
            </c:ext>
          </c:extLst>
        </c:ser>
        <c:ser>
          <c:idx val="6"/>
          <c:order val="7"/>
          <c:tx>
            <c:strRef>
              <c:f>Hall!$B$40</c:f>
              <c:strCache>
                <c:ptCount val="1"/>
                <c:pt idx="0">
                  <c:v>Actual consumption</c:v>
                </c:pt>
              </c:strCache>
            </c:strRef>
          </c:tx>
          <c:spPr>
            <a:ln w="22225">
              <a:solidFill>
                <a:schemeClr val="tx1">
                  <a:lumMod val="75000"/>
                  <a:lumOff val="25000"/>
                </a:schemeClr>
              </a:solidFill>
              <a:prstDash val="solid"/>
            </a:ln>
          </c:spPr>
          <c:marker>
            <c:symbol val="none"/>
          </c:marker>
          <c:val>
            <c:numRef>
              <c:f>Hall!$C$40:$H$40</c:f>
              <c:numCache>
                <c:formatCode>General</c:formatCode>
                <c:ptCount val="6"/>
                <c:pt idx="0">
                  <c:v>29.54</c:v>
                </c:pt>
                <c:pt idx="1">
                  <c:v>44.7</c:v>
                </c:pt>
                <c:pt idx="2">
                  <c:v>48.57</c:v>
                </c:pt>
                <c:pt idx="3">
                  <c:v>55.6</c:v>
                </c:pt>
                <c:pt idx="4">
                  <c:v>89.739000000000004</c:v>
                </c:pt>
                <c:pt idx="5">
                  <c:v>108.57899999999999</c:v>
                </c:pt>
              </c:numCache>
            </c:numRef>
          </c:val>
          <c:smooth val="0"/>
          <c:extLst>
            <c:ext xmlns:c16="http://schemas.microsoft.com/office/drawing/2014/chart" uri="{C3380CC4-5D6E-409C-BE32-E72D297353CC}">
              <c16:uniqueId val="{00000009-424D-4A68-ADC2-F327A25A3D3E}"/>
            </c:ext>
          </c:extLst>
        </c:ser>
        <c:dLbls>
          <c:showLegendKey val="0"/>
          <c:showVal val="0"/>
          <c:showCatName val="0"/>
          <c:showSerName val="0"/>
          <c:showPercent val="0"/>
          <c:showBubbleSize val="0"/>
        </c:dLbls>
        <c:marker val="1"/>
        <c:smooth val="0"/>
        <c:axId val="103778304"/>
        <c:axId val="84041024"/>
      </c:lineChart>
      <c:catAx>
        <c:axId val="103777792"/>
        <c:scaling>
          <c:orientation val="minMax"/>
        </c:scaling>
        <c:delete val="0"/>
        <c:axPos val="b"/>
        <c:title>
          <c:tx>
            <c:rich>
              <a:bodyPr/>
              <a:lstStyle/>
              <a:p>
                <a:pPr>
                  <a:defRPr/>
                </a:pPr>
                <a:r>
                  <a:rPr lang="en-GB"/>
                  <a:t>Month</a:t>
                </a:r>
              </a:p>
            </c:rich>
          </c:tx>
          <c:overlay val="0"/>
        </c:title>
        <c:numFmt formatCode="General" sourceLinked="0"/>
        <c:majorTickMark val="out"/>
        <c:minorTickMark val="none"/>
        <c:tickLblPos val="nextTo"/>
        <c:spPr>
          <a:ln>
            <a:solidFill>
              <a:schemeClr val="tx1">
                <a:lumMod val="50000"/>
                <a:lumOff val="50000"/>
                <a:alpha val="96000"/>
              </a:schemeClr>
            </a:solidFill>
          </a:ln>
        </c:spPr>
        <c:crossAx val="84040448"/>
        <c:crosses val="autoZero"/>
        <c:auto val="1"/>
        <c:lblAlgn val="ctr"/>
        <c:lblOffset val="100"/>
        <c:noMultiLvlLbl val="0"/>
      </c:catAx>
      <c:valAx>
        <c:axId val="84040448"/>
        <c:scaling>
          <c:orientation val="minMax"/>
        </c:scaling>
        <c:delete val="0"/>
        <c:axPos val="l"/>
        <c:majorGridlines/>
        <c:title>
          <c:tx>
            <c:rich>
              <a:bodyPr/>
              <a:lstStyle/>
              <a:p>
                <a:pPr>
                  <a:defRPr/>
                </a:pPr>
                <a:r>
                  <a:rPr lang="en-GB"/>
                  <a:t>Performance indicators (%)</a:t>
                </a:r>
              </a:p>
            </c:rich>
          </c:tx>
          <c:overlay val="0"/>
        </c:title>
        <c:numFmt formatCode="General" sourceLinked="1"/>
        <c:majorTickMark val="out"/>
        <c:minorTickMark val="none"/>
        <c:tickLblPos val="nextTo"/>
        <c:spPr>
          <a:ln>
            <a:solidFill>
              <a:schemeClr val="tx1">
                <a:lumMod val="50000"/>
                <a:lumOff val="50000"/>
                <a:alpha val="97000"/>
              </a:schemeClr>
            </a:solidFill>
          </a:ln>
        </c:spPr>
        <c:crossAx val="103777792"/>
        <c:crosses val="autoZero"/>
        <c:crossBetween val="between"/>
      </c:valAx>
      <c:valAx>
        <c:axId val="84041024"/>
        <c:scaling>
          <c:orientation val="minMax"/>
          <c:max val="170"/>
          <c:min val="0"/>
        </c:scaling>
        <c:delete val="0"/>
        <c:axPos val="r"/>
        <c:title>
          <c:tx>
            <c:rich>
              <a:bodyPr/>
              <a:lstStyle/>
              <a:p>
                <a:pPr>
                  <a:defRPr/>
                </a:pPr>
                <a:r>
                  <a:rPr lang="en-GB"/>
                  <a:t>Total AC consumption (kWh)</a:t>
                </a:r>
              </a:p>
            </c:rich>
          </c:tx>
          <c:overlay val="0"/>
        </c:title>
        <c:numFmt formatCode="General" sourceLinked="1"/>
        <c:majorTickMark val="out"/>
        <c:minorTickMark val="none"/>
        <c:tickLblPos val="nextTo"/>
        <c:crossAx val="103778304"/>
        <c:crosses val="max"/>
        <c:crossBetween val="between"/>
      </c:valAx>
      <c:catAx>
        <c:axId val="103778304"/>
        <c:scaling>
          <c:orientation val="minMax"/>
        </c:scaling>
        <c:delete val="1"/>
        <c:axPos val="b"/>
        <c:majorTickMark val="out"/>
        <c:minorTickMark val="none"/>
        <c:tickLblPos val="nextTo"/>
        <c:crossAx val="84041024"/>
        <c:crosses val="autoZero"/>
        <c:auto val="1"/>
        <c:lblAlgn val="ctr"/>
        <c:lblOffset val="100"/>
        <c:noMultiLvlLbl val="0"/>
      </c:catAx>
    </c:plotArea>
    <c:legend>
      <c:legendPos val="r"/>
      <c:layout>
        <c:manualLayout>
          <c:xMode val="edge"/>
          <c:yMode val="edge"/>
          <c:x val="0.70526123011105579"/>
          <c:y val="0"/>
          <c:w val="0.29473876988894426"/>
          <c:h val="1"/>
        </c:manualLayout>
      </c:layout>
      <c:overlay val="0"/>
    </c:legend>
    <c:plotVisOnly val="1"/>
    <c:dispBlanksAs val="gap"/>
    <c:showDLblsOverMax val="0"/>
  </c:chart>
  <c:spPr>
    <a:ln>
      <a:noFill/>
    </a:ln>
  </c:spPr>
  <c:txPr>
    <a:bodyPr/>
    <a:lstStyle/>
    <a:p>
      <a:pPr>
        <a:defRPr sz="9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8366024084506079E-2"/>
          <c:y val="3.5345101163263476E-2"/>
          <c:w val="0.51177488346107525"/>
          <c:h val="0.81739575975097345"/>
        </c:manualLayout>
      </c:layout>
      <c:lineChart>
        <c:grouping val="standard"/>
        <c:varyColors val="0"/>
        <c:ser>
          <c:idx val="2"/>
          <c:order val="0"/>
          <c:tx>
            <c:strRef>
              <c:f>'Micro-grid'!$B$33</c:f>
              <c:strCache>
                <c:ptCount val="1"/>
                <c:pt idx="0">
                  <c:v>Predicted PF</c:v>
                </c:pt>
              </c:strCache>
            </c:strRef>
          </c:tx>
          <c:spPr>
            <a:ln w="22225">
              <a:solidFill>
                <a:schemeClr val="tx1"/>
              </a:solidFill>
              <a:prstDash val="sysDash"/>
            </a:ln>
          </c:spPr>
          <c:marker>
            <c:spPr>
              <a:solidFill>
                <a:schemeClr val="tx1"/>
              </a:solidFill>
              <a:ln>
                <a:solidFill>
                  <a:schemeClr val="tx1"/>
                </a:solidFill>
              </a:ln>
            </c:spPr>
          </c:marker>
          <c:cat>
            <c:strRef>
              <c:f>'Micro-grid'!$C$30:$H$30</c:f>
              <c:strCache>
                <c:ptCount val="6"/>
                <c:pt idx="0">
                  <c:v>July</c:v>
                </c:pt>
                <c:pt idx="1">
                  <c:v>Aug</c:v>
                </c:pt>
                <c:pt idx="2">
                  <c:v>Sep</c:v>
                </c:pt>
                <c:pt idx="3">
                  <c:v>Oct</c:v>
                </c:pt>
                <c:pt idx="4">
                  <c:v>Nov</c:v>
                </c:pt>
                <c:pt idx="5">
                  <c:v>Dec</c:v>
                </c:pt>
              </c:strCache>
            </c:strRef>
          </c:cat>
          <c:val>
            <c:numRef>
              <c:f>'Micro-grid'!$C$33:$H$33</c:f>
              <c:numCache>
                <c:formatCode>General</c:formatCode>
                <c:ptCount val="6"/>
                <c:pt idx="0">
                  <c:v>0.59052924791086359</c:v>
                </c:pt>
                <c:pt idx="1">
                  <c:v>0.60330578512396693</c:v>
                </c:pt>
                <c:pt idx="2">
                  <c:v>0.58309859154929589</c:v>
                </c:pt>
                <c:pt idx="3">
                  <c:v>0.58938547486033521</c:v>
                </c:pt>
                <c:pt idx="4">
                  <c:v>0.62162162162162171</c:v>
                </c:pt>
                <c:pt idx="5">
                  <c:v>0.57260273972602738</c:v>
                </c:pt>
              </c:numCache>
            </c:numRef>
          </c:val>
          <c:smooth val="0"/>
          <c:extLst>
            <c:ext xmlns:c16="http://schemas.microsoft.com/office/drawing/2014/chart" uri="{C3380CC4-5D6E-409C-BE32-E72D297353CC}">
              <c16:uniqueId val="{00000000-78FE-4D5A-BD31-D2244C233E56}"/>
            </c:ext>
          </c:extLst>
        </c:ser>
        <c:ser>
          <c:idx val="3"/>
          <c:order val="1"/>
          <c:tx>
            <c:strRef>
              <c:f>'Micro-grid'!$B$34</c:f>
              <c:strCache>
                <c:ptCount val="1"/>
                <c:pt idx="0">
                  <c:v>Actual PF</c:v>
                </c:pt>
              </c:strCache>
            </c:strRef>
          </c:tx>
          <c:spPr>
            <a:ln w="22225">
              <a:solidFill>
                <a:schemeClr val="tx1"/>
              </a:solidFill>
            </a:ln>
          </c:spPr>
          <c:marker>
            <c:symbol val="triangle"/>
            <c:size val="5"/>
            <c:spPr>
              <a:solidFill>
                <a:schemeClr val="tx1"/>
              </a:solidFill>
              <a:ln>
                <a:solidFill>
                  <a:schemeClr val="tx1"/>
                </a:solidFill>
              </a:ln>
            </c:spPr>
          </c:marker>
          <c:cat>
            <c:strRef>
              <c:f>'Micro-grid'!$C$30:$H$30</c:f>
              <c:strCache>
                <c:ptCount val="6"/>
                <c:pt idx="0">
                  <c:v>July</c:v>
                </c:pt>
                <c:pt idx="1">
                  <c:v>Aug</c:v>
                </c:pt>
                <c:pt idx="2">
                  <c:v>Sep</c:v>
                </c:pt>
                <c:pt idx="3">
                  <c:v>Oct</c:v>
                </c:pt>
                <c:pt idx="4">
                  <c:v>Nov</c:v>
                </c:pt>
                <c:pt idx="5">
                  <c:v>Dec</c:v>
                </c:pt>
              </c:strCache>
            </c:strRef>
          </c:cat>
          <c:val>
            <c:numRef>
              <c:f>'Micro-grid'!$C$34:$H$34</c:f>
              <c:numCache>
                <c:formatCode>General</c:formatCode>
                <c:ptCount val="6"/>
                <c:pt idx="0">
                  <c:v>0.46920821114369504</c:v>
                </c:pt>
                <c:pt idx="1">
                  <c:v>0.43144500640156525</c:v>
                </c:pt>
                <c:pt idx="2">
                  <c:v>0.23587994303821616</c:v>
                </c:pt>
                <c:pt idx="3">
                  <c:v>0.53203012387353876</c:v>
                </c:pt>
                <c:pt idx="4">
                  <c:v>0.41950983531208758</c:v>
                </c:pt>
                <c:pt idx="5">
                  <c:v>0.42137616498116204</c:v>
                </c:pt>
              </c:numCache>
            </c:numRef>
          </c:val>
          <c:smooth val="0"/>
          <c:extLst>
            <c:ext xmlns:c16="http://schemas.microsoft.com/office/drawing/2014/chart" uri="{C3380CC4-5D6E-409C-BE32-E72D297353CC}">
              <c16:uniqueId val="{00000001-78FE-4D5A-BD31-D2244C233E56}"/>
            </c:ext>
          </c:extLst>
        </c:ser>
        <c:ser>
          <c:idx val="0"/>
          <c:order val="2"/>
          <c:tx>
            <c:strRef>
              <c:f>'Micro-grid'!$B$31</c:f>
              <c:strCache>
                <c:ptCount val="1"/>
                <c:pt idx="0">
                  <c:v>Predicted PR</c:v>
                </c:pt>
              </c:strCache>
            </c:strRef>
          </c:tx>
          <c:spPr>
            <a:ln w="22225">
              <a:solidFill>
                <a:schemeClr val="bg1">
                  <a:lumMod val="50000"/>
                </a:schemeClr>
              </a:solidFill>
              <a:prstDash val="sysDash"/>
            </a:ln>
          </c:spPr>
          <c:marker>
            <c:symbol val="circle"/>
            <c:size val="5"/>
            <c:spPr>
              <a:solidFill>
                <a:schemeClr val="bg1">
                  <a:lumMod val="50000"/>
                </a:schemeClr>
              </a:solidFill>
              <a:ln>
                <a:solidFill>
                  <a:schemeClr val="bg1">
                    <a:lumMod val="50000"/>
                  </a:schemeClr>
                </a:solidFill>
              </a:ln>
            </c:spPr>
          </c:marker>
          <c:cat>
            <c:strRef>
              <c:f>'Micro-grid'!$C$30:$H$30</c:f>
              <c:strCache>
                <c:ptCount val="6"/>
                <c:pt idx="0">
                  <c:v>July</c:v>
                </c:pt>
                <c:pt idx="1">
                  <c:v>Aug</c:v>
                </c:pt>
                <c:pt idx="2">
                  <c:v>Sep</c:v>
                </c:pt>
                <c:pt idx="3">
                  <c:v>Oct</c:v>
                </c:pt>
                <c:pt idx="4">
                  <c:v>Nov</c:v>
                </c:pt>
                <c:pt idx="5">
                  <c:v>Dec</c:v>
                </c:pt>
              </c:strCache>
            </c:strRef>
          </c:cat>
          <c:val>
            <c:numRef>
              <c:f>'Micro-grid'!$C$31:$H$31</c:f>
              <c:numCache>
                <c:formatCode>General</c:formatCode>
                <c:ptCount val="6"/>
                <c:pt idx="0">
                  <c:v>0.4930362116991644</c:v>
                </c:pt>
                <c:pt idx="1">
                  <c:v>0.5068870523415977</c:v>
                </c:pt>
                <c:pt idx="2">
                  <c:v>0.49014084507042249</c:v>
                </c:pt>
                <c:pt idx="3">
                  <c:v>0.49441340782122906</c:v>
                </c:pt>
                <c:pt idx="4">
                  <c:v>0.51051051051051055</c:v>
                </c:pt>
                <c:pt idx="5">
                  <c:v>0.48767123287671232</c:v>
                </c:pt>
              </c:numCache>
            </c:numRef>
          </c:val>
          <c:smooth val="0"/>
          <c:extLst>
            <c:ext xmlns:c16="http://schemas.microsoft.com/office/drawing/2014/chart" uri="{C3380CC4-5D6E-409C-BE32-E72D297353CC}">
              <c16:uniqueId val="{00000002-78FE-4D5A-BD31-D2244C233E56}"/>
            </c:ext>
          </c:extLst>
        </c:ser>
        <c:ser>
          <c:idx val="1"/>
          <c:order val="3"/>
          <c:tx>
            <c:strRef>
              <c:f>'Micro-grid'!$B$32</c:f>
              <c:strCache>
                <c:ptCount val="1"/>
                <c:pt idx="0">
                  <c:v>Actual PR</c:v>
                </c:pt>
              </c:strCache>
            </c:strRef>
          </c:tx>
          <c:spPr>
            <a:ln w="22225">
              <a:solidFill>
                <a:schemeClr val="bg1">
                  <a:lumMod val="50000"/>
                </a:schemeClr>
              </a:solidFill>
            </a:ln>
          </c:spPr>
          <c:marker>
            <c:symbol val="circle"/>
            <c:size val="5"/>
            <c:spPr>
              <a:solidFill>
                <a:schemeClr val="bg1">
                  <a:lumMod val="50000"/>
                </a:schemeClr>
              </a:solidFill>
              <a:ln>
                <a:solidFill>
                  <a:schemeClr val="bg1">
                    <a:lumMod val="50000"/>
                  </a:schemeClr>
                </a:solidFill>
              </a:ln>
            </c:spPr>
          </c:marker>
          <c:cat>
            <c:strRef>
              <c:f>'Micro-grid'!$C$30:$H$30</c:f>
              <c:strCache>
                <c:ptCount val="6"/>
                <c:pt idx="0">
                  <c:v>July</c:v>
                </c:pt>
                <c:pt idx="1">
                  <c:v>Aug</c:v>
                </c:pt>
                <c:pt idx="2">
                  <c:v>Sep</c:v>
                </c:pt>
                <c:pt idx="3">
                  <c:v>Oct</c:v>
                </c:pt>
                <c:pt idx="4">
                  <c:v>Nov</c:v>
                </c:pt>
                <c:pt idx="5">
                  <c:v>Dec</c:v>
                </c:pt>
              </c:strCache>
            </c:strRef>
          </c:cat>
          <c:val>
            <c:numRef>
              <c:f>'Micro-grid'!$C$32:$H$32</c:f>
              <c:numCache>
                <c:formatCode>General</c:formatCode>
                <c:ptCount val="6"/>
                <c:pt idx="0">
                  <c:v>0.35762820971318221</c:v>
                </c:pt>
                <c:pt idx="1">
                  <c:v>0.33147604150364163</c:v>
                </c:pt>
                <c:pt idx="2">
                  <c:v>0.20030460736687866</c:v>
                </c:pt>
                <c:pt idx="3">
                  <c:v>0.42773091339326852</c:v>
                </c:pt>
                <c:pt idx="4">
                  <c:v>0.33546842493954332</c:v>
                </c:pt>
                <c:pt idx="5">
                  <c:v>0.34565638732705189</c:v>
                </c:pt>
              </c:numCache>
            </c:numRef>
          </c:val>
          <c:smooth val="0"/>
          <c:extLst>
            <c:ext xmlns:c16="http://schemas.microsoft.com/office/drawing/2014/chart" uri="{C3380CC4-5D6E-409C-BE32-E72D297353CC}">
              <c16:uniqueId val="{00000003-78FE-4D5A-BD31-D2244C233E56}"/>
            </c:ext>
          </c:extLst>
        </c:ser>
        <c:ser>
          <c:idx val="4"/>
          <c:order val="4"/>
          <c:tx>
            <c:strRef>
              <c:f>'Micro-grid'!$B$35</c:f>
              <c:strCache>
                <c:ptCount val="1"/>
                <c:pt idx="0">
                  <c:v>Predicted System eff.</c:v>
                </c:pt>
              </c:strCache>
            </c:strRef>
          </c:tx>
          <c:spPr>
            <a:ln w="22225">
              <a:solidFill>
                <a:schemeClr val="bg1">
                  <a:lumMod val="75000"/>
                </a:schemeClr>
              </a:solidFill>
              <a:prstDash val="sysDash"/>
            </a:ln>
          </c:spPr>
          <c:marker>
            <c:spPr>
              <a:solidFill>
                <a:schemeClr val="bg1">
                  <a:lumMod val="75000"/>
                </a:schemeClr>
              </a:solidFill>
              <a:ln>
                <a:solidFill>
                  <a:schemeClr val="bg1">
                    <a:lumMod val="75000"/>
                  </a:schemeClr>
                </a:solidFill>
              </a:ln>
            </c:spPr>
          </c:marker>
          <c:cat>
            <c:strRef>
              <c:f>'Micro-grid'!$C$30:$H$30</c:f>
              <c:strCache>
                <c:ptCount val="6"/>
                <c:pt idx="0">
                  <c:v>July</c:v>
                </c:pt>
                <c:pt idx="1">
                  <c:v>Aug</c:v>
                </c:pt>
                <c:pt idx="2">
                  <c:v>Sep</c:v>
                </c:pt>
                <c:pt idx="3">
                  <c:v>Oct</c:v>
                </c:pt>
                <c:pt idx="4">
                  <c:v>Nov</c:v>
                </c:pt>
                <c:pt idx="5">
                  <c:v>Dec</c:v>
                </c:pt>
              </c:strCache>
            </c:strRef>
          </c:cat>
          <c:val>
            <c:numRef>
              <c:f>'Micro-grid'!$C$35:$H$35</c:f>
              <c:numCache>
                <c:formatCode>General</c:formatCode>
                <c:ptCount val="6"/>
                <c:pt idx="0">
                  <c:v>7.6913649025069641E-2</c:v>
                </c:pt>
                <c:pt idx="1">
                  <c:v>7.9074380165289254E-2</c:v>
                </c:pt>
                <c:pt idx="2">
                  <c:v>7.6461971830985909E-2</c:v>
                </c:pt>
                <c:pt idx="3">
                  <c:v>7.7128491620111733E-2</c:v>
                </c:pt>
                <c:pt idx="4">
                  <c:v>7.9639639639639631E-2</c:v>
                </c:pt>
                <c:pt idx="5">
                  <c:v>7.6076712328767115E-2</c:v>
                </c:pt>
              </c:numCache>
            </c:numRef>
          </c:val>
          <c:smooth val="0"/>
          <c:extLst>
            <c:ext xmlns:c16="http://schemas.microsoft.com/office/drawing/2014/chart" uri="{C3380CC4-5D6E-409C-BE32-E72D297353CC}">
              <c16:uniqueId val="{00000004-78FE-4D5A-BD31-D2244C233E56}"/>
            </c:ext>
          </c:extLst>
        </c:ser>
        <c:ser>
          <c:idx val="5"/>
          <c:order val="5"/>
          <c:tx>
            <c:strRef>
              <c:f>'Micro-grid'!$B$36</c:f>
              <c:strCache>
                <c:ptCount val="1"/>
                <c:pt idx="0">
                  <c:v>Actual System eff.</c:v>
                </c:pt>
              </c:strCache>
            </c:strRef>
          </c:tx>
          <c:spPr>
            <a:ln w="22225">
              <a:solidFill>
                <a:schemeClr val="bg1">
                  <a:lumMod val="75000"/>
                </a:schemeClr>
              </a:solidFill>
            </a:ln>
          </c:spPr>
          <c:marker>
            <c:symbol val="x"/>
            <c:size val="7"/>
            <c:spPr>
              <a:solidFill>
                <a:schemeClr val="bg1">
                  <a:lumMod val="75000"/>
                </a:schemeClr>
              </a:solidFill>
              <a:ln>
                <a:solidFill>
                  <a:schemeClr val="bg1">
                    <a:lumMod val="75000"/>
                  </a:schemeClr>
                </a:solidFill>
              </a:ln>
            </c:spPr>
          </c:marker>
          <c:cat>
            <c:strRef>
              <c:f>'Micro-grid'!$C$30:$H$30</c:f>
              <c:strCache>
                <c:ptCount val="6"/>
                <c:pt idx="0">
                  <c:v>July</c:v>
                </c:pt>
                <c:pt idx="1">
                  <c:v>Aug</c:v>
                </c:pt>
                <c:pt idx="2">
                  <c:v>Sep</c:v>
                </c:pt>
                <c:pt idx="3">
                  <c:v>Oct</c:v>
                </c:pt>
                <c:pt idx="4">
                  <c:v>Nov</c:v>
                </c:pt>
                <c:pt idx="5">
                  <c:v>Dec</c:v>
                </c:pt>
              </c:strCache>
            </c:strRef>
          </c:cat>
          <c:val>
            <c:numRef>
              <c:f>'Micro-grid'!$C$36:$H$36</c:f>
              <c:numCache>
                <c:formatCode>General</c:formatCode>
                <c:ptCount val="6"/>
                <c:pt idx="0">
                  <c:v>5.5790000715256423E-2</c:v>
                </c:pt>
                <c:pt idx="1">
                  <c:v>5.1710262474568093E-2</c:v>
                </c:pt>
                <c:pt idx="2">
                  <c:v>3.124751874923307E-2</c:v>
                </c:pt>
                <c:pt idx="3">
                  <c:v>6.672602248934989E-2</c:v>
                </c:pt>
                <c:pt idx="4">
                  <c:v>5.2333074290568757E-2</c:v>
                </c:pt>
                <c:pt idx="5">
                  <c:v>5.3922396423020102E-2</c:v>
                </c:pt>
              </c:numCache>
            </c:numRef>
          </c:val>
          <c:smooth val="0"/>
          <c:extLst>
            <c:ext xmlns:c16="http://schemas.microsoft.com/office/drawing/2014/chart" uri="{C3380CC4-5D6E-409C-BE32-E72D297353CC}">
              <c16:uniqueId val="{00000005-78FE-4D5A-BD31-D2244C233E56}"/>
            </c:ext>
          </c:extLst>
        </c:ser>
        <c:ser>
          <c:idx val="9"/>
          <c:order val="8"/>
          <c:tx>
            <c:strRef>
              <c:f>'Micro-grid'!$B$37</c:f>
              <c:strCache>
                <c:ptCount val="1"/>
                <c:pt idx="0">
                  <c:v>Predicted Production eff</c:v>
                </c:pt>
              </c:strCache>
            </c:strRef>
          </c:tx>
          <c:marker>
            <c:symbol val="none"/>
          </c:marker>
          <c:val>
            <c:numRef>
              <c:f>'Micro-grid'!$C$37:$H$37</c:f>
              <c:numCache>
                <c:formatCode>General</c:formatCode>
                <c:ptCount val="6"/>
                <c:pt idx="0">
                  <c:v>0.83490566037735847</c:v>
                </c:pt>
                <c:pt idx="1">
                  <c:v>0.84018264840182644</c:v>
                </c:pt>
                <c:pt idx="2">
                  <c:v>0.84057971014492749</c:v>
                </c:pt>
                <c:pt idx="3">
                  <c:v>0.83886255924170616</c:v>
                </c:pt>
                <c:pt idx="4">
                  <c:v>0.82125603864734298</c:v>
                </c:pt>
                <c:pt idx="5">
                  <c:v>0.85167464114832536</c:v>
                </c:pt>
              </c:numCache>
            </c:numRef>
          </c:val>
          <c:smooth val="0"/>
          <c:extLst>
            <c:ext xmlns:c16="http://schemas.microsoft.com/office/drawing/2014/chart" uri="{C3380CC4-5D6E-409C-BE32-E72D297353CC}">
              <c16:uniqueId val="{00000006-78FE-4D5A-BD31-D2244C233E56}"/>
            </c:ext>
          </c:extLst>
        </c:ser>
        <c:ser>
          <c:idx val="8"/>
          <c:order val="9"/>
          <c:tx>
            <c:strRef>
              <c:f>'Micro-grid'!$B$38</c:f>
              <c:strCache>
                <c:ptCount val="1"/>
                <c:pt idx="0">
                  <c:v>Actual Production eff</c:v>
                </c:pt>
              </c:strCache>
            </c:strRef>
          </c:tx>
          <c:marker>
            <c:symbol val="none"/>
          </c:marker>
          <c:val>
            <c:numRef>
              <c:f>'Micro-grid'!$C$38:$H$38</c:f>
              <c:numCache>
                <c:formatCode>General</c:formatCode>
                <c:ptCount val="6"/>
                <c:pt idx="0">
                  <c:v>0.76219512195121952</c:v>
                </c:pt>
                <c:pt idx="1">
                  <c:v>0.76829268292682928</c:v>
                </c:pt>
                <c:pt idx="2">
                  <c:v>0.84918032786885245</c:v>
                </c:pt>
                <c:pt idx="3">
                  <c:v>0.80395995301750667</c:v>
                </c:pt>
                <c:pt idx="4">
                  <c:v>0.79966760419330096</c:v>
                </c:pt>
                <c:pt idx="5">
                  <c:v>0.82030360531309299</c:v>
                </c:pt>
              </c:numCache>
            </c:numRef>
          </c:val>
          <c:smooth val="0"/>
          <c:extLst>
            <c:ext xmlns:c16="http://schemas.microsoft.com/office/drawing/2014/chart" uri="{C3380CC4-5D6E-409C-BE32-E72D297353CC}">
              <c16:uniqueId val="{00000007-78FE-4D5A-BD31-D2244C233E56}"/>
            </c:ext>
          </c:extLst>
        </c:ser>
        <c:dLbls>
          <c:showLegendKey val="0"/>
          <c:showVal val="0"/>
          <c:showCatName val="0"/>
          <c:showSerName val="0"/>
          <c:showPercent val="0"/>
          <c:showBubbleSize val="0"/>
        </c:dLbls>
        <c:marker val="1"/>
        <c:smooth val="0"/>
        <c:axId val="103703040"/>
        <c:axId val="84037568"/>
      </c:lineChart>
      <c:lineChart>
        <c:grouping val="standard"/>
        <c:varyColors val="0"/>
        <c:ser>
          <c:idx val="7"/>
          <c:order val="6"/>
          <c:tx>
            <c:strRef>
              <c:f>'Micro-grid'!$B$40</c:f>
              <c:strCache>
                <c:ptCount val="1"/>
                <c:pt idx="0">
                  <c:v>Predicted consumption</c:v>
                </c:pt>
              </c:strCache>
            </c:strRef>
          </c:tx>
          <c:spPr>
            <a:ln w="22225">
              <a:solidFill>
                <a:schemeClr val="tx1">
                  <a:lumMod val="75000"/>
                  <a:lumOff val="25000"/>
                </a:schemeClr>
              </a:solidFill>
              <a:prstDash val="sysDash"/>
            </a:ln>
          </c:spPr>
          <c:marker>
            <c:symbol val="none"/>
          </c:marker>
          <c:val>
            <c:numRef>
              <c:f>'Micro-grid'!$C$40:$H$40</c:f>
              <c:numCache>
                <c:formatCode>General</c:formatCode>
                <c:ptCount val="6"/>
                <c:pt idx="0">
                  <c:v>177</c:v>
                </c:pt>
                <c:pt idx="1">
                  <c:v>184</c:v>
                </c:pt>
                <c:pt idx="2">
                  <c:v>174</c:v>
                </c:pt>
                <c:pt idx="3">
                  <c:v>177</c:v>
                </c:pt>
                <c:pt idx="4">
                  <c:v>170</c:v>
                </c:pt>
                <c:pt idx="5">
                  <c:v>178</c:v>
                </c:pt>
              </c:numCache>
            </c:numRef>
          </c:val>
          <c:smooth val="0"/>
          <c:extLst>
            <c:ext xmlns:c16="http://schemas.microsoft.com/office/drawing/2014/chart" uri="{C3380CC4-5D6E-409C-BE32-E72D297353CC}">
              <c16:uniqueId val="{00000008-78FE-4D5A-BD31-D2244C233E56}"/>
            </c:ext>
          </c:extLst>
        </c:ser>
        <c:ser>
          <c:idx val="6"/>
          <c:order val="7"/>
          <c:tx>
            <c:strRef>
              <c:f>'Micro-grid'!$B$39</c:f>
              <c:strCache>
                <c:ptCount val="1"/>
                <c:pt idx="0">
                  <c:v>Actual consumption</c:v>
                </c:pt>
              </c:strCache>
            </c:strRef>
          </c:tx>
          <c:spPr>
            <a:ln w="22225">
              <a:solidFill>
                <a:schemeClr val="tx1">
                  <a:lumMod val="75000"/>
                  <a:lumOff val="25000"/>
                </a:schemeClr>
              </a:solidFill>
              <a:prstDash val="solid"/>
            </a:ln>
          </c:spPr>
          <c:marker>
            <c:symbol val="none"/>
          </c:marker>
          <c:val>
            <c:numRef>
              <c:f>'Micro-grid'!$C$39:$H$39</c:f>
              <c:numCache>
                <c:formatCode>General</c:formatCode>
                <c:ptCount val="6"/>
                <c:pt idx="0">
                  <c:v>125</c:v>
                </c:pt>
                <c:pt idx="1">
                  <c:v>126</c:v>
                </c:pt>
                <c:pt idx="2">
                  <c:v>77.7</c:v>
                </c:pt>
                <c:pt idx="3">
                  <c:v>143.74</c:v>
                </c:pt>
                <c:pt idx="4">
                  <c:v>125.1</c:v>
                </c:pt>
                <c:pt idx="5">
                  <c:v>129.69</c:v>
                </c:pt>
              </c:numCache>
            </c:numRef>
          </c:val>
          <c:smooth val="0"/>
          <c:extLst>
            <c:ext xmlns:c16="http://schemas.microsoft.com/office/drawing/2014/chart" uri="{C3380CC4-5D6E-409C-BE32-E72D297353CC}">
              <c16:uniqueId val="{00000009-78FE-4D5A-BD31-D2244C233E56}"/>
            </c:ext>
          </c:extLst>
        </c:ser>
        <c:dLbls>
          <c:showLegendKey val="0"/>
          <c:showVal val="0"/>
          <c:showCatName val="0"/>
          <c:showSerName val="0"/>
          <c:showPercent val="0"/>
          <c:showBubbleSize val="0"/>
        </c:dLbls>
        <c:marker val="1"/>
        <c:smooth val="0"/>
        <c:axId val="103703552"/>
        <c:axId val="84038144"/>
      </c:lineChart>
      <c:catAx>
        <c:axId val="103703040"/>
        <c:scaling>
          <c:orientation val="minMax"/>
        </c:scaling>
        <c:delete val="0"/>
        <c:axPos val="b"/>
        <c:title>
          <c:tx>
            <c:rich>
              <a:bodyPr/>
              <a:lstStyle/>
              <a:p>
                <a:pPr>
                  <a:defRPr/>
                </a:pPr>
                <a:r>
                  <a:rPr lang="en-US"/>
                  <a:t>Month</a:t>
                </a:r>
              </a:p>
            </c:rich>
          </c:tx>
          <c:overlay val="0"/>
        </c:title>
        <c:numFmt formatCode="General" sourceLinked="0"/>
        <c:majorTickMark val="out"/>
        <c:minorTickMark val="none"/>
        <c:tickLblPos val="nextTo"/>
        <c:crossAx val="84037568"/>
        <c:crosses val="autoZero"/>
        <c:auto val="1"/>
        <c:lblAlgn val="ctr"/>
        <c:lblOffset val="100"/>
        <c:noMultiLvlLbl val="0"/>
      </c:catAx>
      <c:valAx>
        <c:axId val="84037568"/>
        <c:scaling>
          <c:orientation val="minMax"/>
        </c:scaling>
        <c:delete val="0"/>
        <c:axPos val="l"/>
        <c:majorGridlines/>
        <c:title>
          <c:tx>
            <c:rich>
              <a:bodyPr rot="-5400000" vert="horz"/>
              <a:lstStyle/>
              <a:p>
                <a:pPr>
                  <a:defRPr/>
                </a:pPr>
                <a:r>
                  <a:rPr lang="en-US"/>
                  <a:t>Performance indicators (%)</a:t>
                </a:r>
              </a:p>
            </c:rich>
          </c:tx>
          <c:overlay val="0"/>
        </c:title>
        <c:numFmt formatCode="General" sourceLinked="1"/>
        <c:majorTickMark val="out"/>
        <c:minorTickMark val="none"/>
        <c:tickLblPos val="nextTo"/>
        <c:spPr>
          <a:ln/>
        </c:spPr>
        <c:crossAx val="103703040"/>
        <c:crosses val="autoZero"/>
        <c:crossBetween val="between"/>
      </c:valAx>
      <c:valAx>
        <c:axId val="84038144"/>
        <c:scaling>
          <c:orientation val="minMax"/>
          <c:max val="300"/>
          <c:min val="70"/>
        </c:scaling>
        <c:delete val="0"/>
        <c:axPos val="r"/>
        <c:title>
          <c:tx>
            <c:rich>
              <a:bodyPr/>
              <a:lstStyle/>
              <a:p>
                <a:pPr>
                  <a:defRPr/>
                </a:pPr>
                <a:r>
                  <a:rPr lang="en-GB"/>
                  <a:t>Total AC consumption (kWh)</a:t>
                </a:r>
              </a:p>
            </c:rich>
          </c:tx>
          <c:overlay val="0"/>
        </c:title>
        <c:numFmt formatCode="General" sourceLinked="1"/>
        <c:majorTickMark val="out"/>
        <c:minorTickMark val="none"/>
        <c:tickLblPos val="nextTo"/>
        <c:crossAx val="103703552"/>
        <c:crosses val="max"/>
        <c:crossBetween val="between"/>
      </c:valAx>
      <c:catAx>
        <c:axId val="103703552"/>
        <c:scaling>
          <c:orientation val="minMax"/>
        </c:scaling>
        <c:delete val="1"/>
        <c:axPos val="b"/>
        <c:majorTickMark val="out"/>
        <c:minorTickMark val="none"/>
        <c:tickLblPos val="nextTo"/>
        <c:crossAx val="84038144"/>
        <c:crosses val="autoZero"/>
        <c:auto val="1"/>
        <c:lblAlgn val="ctr"/>
        <c:lblOffset val="100"/>
        <c:noMultiLvlLbl val="0"/>
      </c:catAx>
    </c:plotArea>
    <c:legend>
      <c:legendPos val="r"/>
      <c:layout>
        <c:manualLayout>
          <c:xMode val="edge"/>
          <c:yMode val="edge"/>
          <c:x val="0.71562826265342105"/>
          <c:y val="3.8791324981312492E-2"/>
          <c:w val="0.28437173734657889"/>
          <c:h val="0.9480031019775107"/>
        </c:manualLayout>
      </c:layout>
      <c:overlay val="0"/>
    </c:legend>
    <c:plotVisOnly val="1"/>
    <c:dispBlanksAs val="gap"/>
    <c:showDLblsOverMax val="0"/>
  </c:chart>
  <c:spPr>
    <a:ln>
      <a:noFill/>
    </a:ln>
  </c:spPr>
  <c:txPr>
    <a:bodyPr/>
    <a:lstStyle/>
    <a:p>
      <a:pPr>
        <a:defRPr sz="9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85B73654FD2D74C8F0C4982214F5DAC" ma:contentTypeVersion="13" ma:contentTypeDescription="Create a new document." ma:contentTypeScope="" ma:versionID="87a6865e4ea6e9ab009da0a0452e82c6">
  <xsd:schema xmlns:xsd="http://www.w3.org/2001/XMLSchema" xmlns:xs="http://www.w3.org/2001/XMLSchema" xmlns:p="http://schemas.microsoft.com/office/2006/metadata/properties" xmlns:ns3="bbb8ae36-f9cc-4214-9a72-b9e1ea84e062" xmlns:ns4="b4518908-d5ff-40f4-b024-86638e8db23d" targetNamespace="http://schemas.microsoft.com/office/2006/metadata/properties" ma:root="true" ma:fieldsID="7ccf75e9e23f4ad3da022c00d43352a6" ns3:_="" ns4:_="">
    <xsd:import namespace="bbb8ae36-f9cc-4214-9a72-b9e1ea84e062"/>
    <xsd:import namespace="b4518908-d5ff-40f4-b024-86638e8db23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b8ae36-f9cc-4214-9a72-b9e1ea84e06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18908-d5ff-40f4-b024-86638e8db23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BFE2F2-8A20-4B91-9EF4-5CA106B21239}">
  <ds:schemaRefs>
    <ds:schemaRef ds:uri="http://schemas.microsoft.com/sharepoint/v3/contenttype/forms"/>
  </ds:schemaRefs>
</ds:datastoreItem>
</file>

<file path=customXml/itemProps2.xml><?xml version="1.0" encoding="utf-8"?>
<ds:datastoreItem xmlns:ds="http://schemas.openxmlformats.org/officeDocument/2006/customXml" ds:itemID="{B3A3F515-C3AF-4662-BC3D-625D8DCBA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b8ae36-f9cc-4214-9a72-b9e1ea84e062"/>
    <ds:schemaRef ds:uri="b4518908-d5ff-40f4-b024-86638e8db2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C9F7F2-6DD0-4633-9C44-570042A4D518}">
  <ds:schemaRefs>
    <ds:schemaRef ds:uri="http://purl.org/dc/elements/1.1/"/>
    <ds:schemaRef ds:uri="http://schemas.microsoft.com/office/2006/metadata/properties"/>
    <ds:schemaRef ds:uri="bbb8ae36-f9cc-4214-9a72-b9e1ea84e062"/>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b4518908-d5ff-40f4-b024-86638e8db23d"/>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30</Pages>
  <Words>1751</Words>
  <Characters>9986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 Bhargava</dc:creator>
  <cp:keywords/>
  <dc:description/>
  <cp:lastModifiedBy>Kriti Bhargava</cp:lastModifiedBy>
  <cp:revision>19</cp:revision>
  <dcterms:created xsi:type="dcterms:W3CDTF">2020-03-13T15:06:00Z</dcterms:created>
  <dcterms:modified xsi:type="dcterms:W3CDTF">2020-04-07T11:16:00Z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0x010100285B73654FD2D74C8F0C4982214F5DAC</vt:lpwstr>
  </property>
</Properties>
</file>